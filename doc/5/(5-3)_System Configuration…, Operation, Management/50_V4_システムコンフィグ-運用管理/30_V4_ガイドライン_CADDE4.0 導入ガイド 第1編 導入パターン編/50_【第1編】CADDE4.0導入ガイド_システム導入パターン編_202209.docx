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1B329865" w:rsidR="00C66BC9" w:rsidRPr="00EC4862" w:rsidRDefault="004B7373" w:rsidP="006813E4">
      <w:pPr>
        <w:pStyle w:val="ab"/>
        <w:rPr>
          <w:noProof/>
        </w:rPr>
      </w:pPr>
      <w:bookmarkStart w:id="0" w:name="_Toc512430031"/>
      <w:bookmarkStart w:id="1" w:name="_Ref511915435"/>
      <w:bookmarkStart w:id="2" w:name="_Ref511901398"/>
      <w:r w:rsidRPr="00EC4862">
        <w:rPr>
          <w:noProof/>
        </w:rPr>
        <w:tab/>
      </w:r>
    </w:p>
    <w:p w14:paraId="7F3CD8E0" w14:textId="77777777" w:rsidR="00C66BC9" w:rsidRPr="00EC4862" w:rsidRDefault="00C66BC9" w:rsidP="00C66BC9">
      <w:pPr>
        <w:spacing w:line="340" w:lineRule="exact"/>
        <w:ind w:firstLineChars="100" w:firstLine="210"/>
        <w:jc w:val="center"/>
        <w:rPr>
          <w:rFonts w:ascii="ＭＳ Ｐゴシック" w:eastAsia="ＭＳ Ｐゴシック" w:hAnsi="ＭＳ Ｐゴシック" w:cs="メイリオ"/>
        </w:rPr>
      </w:pPr>
    </w:p>
    <w:p w14:paraId="5C590BAD" w14:textId="77777777" w:rsidR="00C66BC9" w:rsidRPr="00EC4862" w:rsidRDefault="00C66BC9" w:rsidP="00C66BC9">
      <w:pPr>
        <w:spacing w:line="340" w:lineRule="exact"/>
        <w:ind w:firstLineChars="100" w:firstLine="210"/>
        <w:jc w:val="right"/>
        <w:rPr>
          <w:rFonts w:ascii="ＭＳ Ｐゴシック" w:eastAsia="ＭＳ Ｐゴシック" w:hAnsi="ＭＳ Ｐゴシック" w:cs="メイリオ"/>
        </w:rPr>
      </w:pPr>
    </w:p>
    <w:p w14:paraId="3FBBFAC2" w14:textId="77777777" w:rsidR="00B31747" w:rsidRPr="00EC4862" w:rsidRDefault="00B31747" w:rsidP="00C66BC9">
      <w:pPr>
        <w:pStyle w:val="a6"/>
        <w:tabs>
          <w:tab w:val="clear" w:pos="4252"/>
          <w:tab w:val="clear" w:pos="8504"/>
        </w:tabs>
        <w:snapToGrid/>
        <w:spacing w:line="340" w:lineRule="exact"/>
        <w:ind w:firstLineChars="100" w:firstLine="480"/>
        <w:jc w:val="center"/>
        <w:rPr>
          <w:rFonts w:ascii="ＭＳ Ｐゴシック" w:eastAsia="ＭＳ Ｐゴシック" w:hAnsi="ＭＳ Ｐゴシック" w:cs="メイリオ"/>
          <w:sz w:val="48"/>
          <w:szCs w:val="48"/>
        </w:rPr>
      </w:pPr>
    </w:p>
    <w:p w14:paraId="29826720" w14:textId="77777777" w:rsidR="008A162E" w:rsidRPr="00EC4862" w:rsidRDefault="008A162E" w:rsidP="00C66BC9">
      <w:pPr>
        <w:spacing w:line="240" w:lineRule="atLeast"/>
        <w:ind w:firstLineChars="100" w:firstLine="480"/>
        <w:jc w:val="center"/>
        <w:rPr>
          <w:rFonts w:ascii="ＭＳ Ｐゴシック" w:eastAsia="ＭＳ Ｐゴシック" w:hAnsi="ＭＳ Ｐゴシック" w:cs="メイリオ"/>
          <w:sz w:val="48"/>
          <w:szCs w:val="48"/>
        </w:rPr>
      </w:pPr>
    </w:p>
    <w:p w14:paraId="7BBF12FB" w14:textId="2DE155CB" w:rsidR="00C415A4" w:rsidRDefault="00C415A4" w:rsidP="00C415A4">
      <w:pPr>
        <w:spacing w:line="240" w:lineRule="atLeast"/>
        <w:ind w:firstLineChars="100" w:firstLine="480"/>
        <w:jc w:val="center"/>
        <w:rPr>
          <w:rFonts w:ascii="ＭＳ Ｐゴシック" w:eastAsia="ＭＳ Ｐゴシック" w:hAnsi="ＭＳ Ｐゴシック" w:cs="メイリオ"/>
          <w:sz w:val="48"/>
          <w:szCs w:val="48"/>
        </w:rPr>
      </w:pPr>
      <w:bookmarkStart w:id="3" w:name="_Hlk110012494"/>
      <w:r w:rsidRPr="001D5E00">
        <w:rPr>
          <w:rFonts w:asciiTheme="minorEastAsia" w:hAnsiTheme="minorEastAsia" w:cs="メイリオ" w:hint="eastAsia"/>
          <w:sz w:val="48"/>
          <w:szCs w:val="48"/>
        </w:rPr>
        <w:t>CADDE</w:t>
      </w:r>
      <w:r>
        <w:rPr>
          <w:rFonts w:asciiTheme="minorEastAsia" w:hAnsiTheme="minorEastAsia" w:cs="メイリオ"/>
          <w:sz w:val="48"/>
          <w:szCs w:val="48"/>
        </w:rPr>
        <w:t xml:space="preserve"> </w:t>
      </w:r>
      <w:r>
        <w:rPr>
          <w:rFonts w:asciiTheme="minorEastAsia" w:hAnsiTheme="minorEastAsia" w:cs="メイリオ" w:hint="eastAsia"/>
          <w:sz w:val="48"/>
          <w:szCs w:val="48"/>
        </w:rPr>
        <w:t>4</w:t>
      </w:r>
      <w:r>
        <w:rPr>
          <w:rFonts w:asciiTheme="minorEastAsia" w:hAnsiTheme="minorEastAsia" w:cs="メイリオ"/>
          <w:sz w:val="48"/>
          <w:szCs w:val="48"/>
        </w:rPr>
        <w:t>.0</w:t>
      </w:r>
      <w:r w:rsidRPr="001D5E00">
        <w:rPr>
          <w:rFonts w:asciiTheme="minorEastAsia" w:hAnsiTheme="minorEastAsia" w:cs="メイリオ" w:hint="eastAsia"/>
          <w:sz w:val="48"/>
          <w:szCs w:val="48"/>
        </w:rPr>
        <w:t xml:space="preserve"> </w:t>
      </w:r>
      <w:r>
        <w:rPr>
          <w:rFonts w:asciiTheme="minorEastAsia" w:hAnsiTheme="minorEastAsia" w:cs="メイリオ" w:hint="eastAsia"/>
          <w:sz w:val="48"/>
          <w:szCs w:val="48"/>
        </w:rPr>
        <w:t>導入ガイド</w:t>
      </w:r>
    </w:p>
    <w:p w14:paraId="6C482AE8" w14:textId="77777777" w:rsidR="00C415A4" w:rsidRPr="002C6F89" w:rsidRDefault="00C415A4" w:rsidP="00C415A4">
      <w:pPr>
        <w:spacing w:line="240" w:lineRule="atLeast"/>
        <w:ind w:right="50" w:firstLineChars="100" w:firstLine="440"/>
        <w:jc w:val="center"/>
        <w:rPr>
          <w:rFonts w:asciiTheme="minorEastAsia" w:hAnsiTheme="minorEastAsia" w:cs="メイリオ"/>
          <w:sz w:val="44"/>
          <w:szCs w:val="44"/>
        </w:rPr>
      </w:pPr>
    </w:p>
    <w:p w14:paraId="2609D46A" w14:textId="77777777" w:rsidR="00182EEE" w:rsidRDefault="00C415A4" w:rsidP="00C415A4">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sidRPr="001E4971">
        <w:rPr>
          <w:rFonts w:asciiTheme="minorEastAsia" w:hAnsiTheme="minorEastAsia" w:cs="メイリオ" w:hint="eastAsia"/>
          <w:sz w:val="48"/>
          <w:szCs w:val="48"/>
        </w:rPr>
        <w:t>第１編</w:t>
      </w:r>
      <w:r w:rsidR="00EA745A">
        <w:rPr>
          <w:rFonts w:asciiTheme="minorEastAsia" w:hAnsiTheme="minorEastAsia" w:cs="メイリオ" w:hint="eastAsia"/>
          <w:sz w:val="48"/>
          <w:szCs w:val="48"/>
        </w:rPr>
        <w:t xml:space="preserve"> </w:t>
      </w:r>
    </w:p>
    <w:p w14:paraId="305FC148" w14:textId="1D2B6D39" w:rsidR="00C415A4" w:rsidRDefault="00330082" w:rsidP="00C415A4">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Pr>
          <w:rFonts w:asciiTheme="minorEastAsia" w:hAnsiTheme="minorEastAsia" w:cs="メイリオ" w:hint="eastAsia"/>
          <w:sz w:val="48"/>
          <w:szCs w:val="48"/>
        </w:rPr>
        <w:t>システム</w:t>
      </w:r>
      <w:r w:rsidR="00EA745A">
        <w:rPr>
          <w:rFonts w:asciiTheme="minorEastAsia" w:hAnsiTheme="minorEastAsia" w:cs="メイリオ" w:hint="eastAsia"/>
          <w:sz w:val="48"/>
          <w:szCs w:val="48"/>
        </w:rPr>
        <w:t>導入</w:t>
      </w:r>
      <w:r w:rsidR="00C415A4">
        <w:rPr>
          <w:rFonts w:asciiTheme="minorEastAsia" w:hAnsiTheme="minorEastAsia" w:cs="メイリオ" w:hint="eastAsia"/>
          <w:sz w:val="48"/>
          <w:szCs w:val="48"/>
        </w:rPr>
        <w:t>パターン</w:t>
      </w:r>
      <w:r w:rsidR="00C415A4" w:rsidRPr="0069677F">
        <w:rPr>
          <w:rFonts w:asciiTheme="minorEastAsia" w:hAnsiTheme="minorEastAsia" w:cs="メイリオ" w:hint="eastAsia"/>
          <w:sz w:val="48"/>
          <w:szCs w:val="48"/>
        </w:rPr>
        <w:t>編</w:t>
      </w:r>
    </w:p>
    <w:p w14:paraId="6486C5B7" w14:textId="0750C1D6" w:rsidR="00C415A4" w:rsidRDefault="00C415A4" w:rsidP="00C415A4">
      <w:pPr>
        <w:pStyle w:val="a6"/>
        <w:tabs>
          <w:tab w:val="clear" w:pos="4252"/>
          <w:tab w:val="clear" w:pos="8504"/>
        </w:tabs>
        <w:snapToGrid/>
        <w:spacing w:line="240" w:lineRule="atLeast"/>
        <w:ind w:firstLineChars="100" w:firstLine="480"/>
        <w:jc w:val="center"/>
        <w:rPr>
          <w:rFonts w:asciiTheme="minorEastAsia" w:hAnsiTheme="minorEastAsia" w:cs="メイリオ"/>
          <w:sz w:val="48"/>
          <w:szCs w:val="48"/>
        </w:rPr>
      </w:pPr>
      <w:r w:rsidRPr="00F803A9">
        <w:rPr>
          <w:rFonts w:asciiTheme="minorEastAsia" w:hAnsiTheme="minorEastAsia" w:cs="メイリオ" w:hint="eastAsia"/>
          <w:sz w:val="48"/>
          <w:szCs w:val="48"/>
        </w:rPr>
        <w:t>2022年</w:t>
      </w:r>
      <w:r w:rsidR="000A2ABD">
        <w:rPr>
          <w:rFonts w:asciiTheme="minorEastAsia" w:hAnsiTheme="minorEastAsia" w:cs="メイリオ" w:hint="eastAsia"/>
          <w:sz w:val="48"/>
          <w:szCs w:val="48"/>
        </w:rPr>
        <w:t>9</w:t>
      </w:r>
      <w:r w:rsidRPr="00F803A9">
        <w:rPr>
          <w:rFonts w:asciiTheme="minorEastAsia" w:hAnsiTheme="minorEastAsia" w:cs="メイリオ" w:hint="eastAsia"/>
          <w:sz w:val="48"/>
          <w:szCs w:val="48"/>
        </w:rPr>
        <w:t>月</w:t>
      </w:r>
      <w:r>
        <w:rPr>
          <w:rFonts w:asciiTheme="minorEastAsia" w:hAnsiTheme="minorEastAsia" w:cs="メイリオ" w:hint="eastAsia"/>
          <w:sz w:val="48"/>
          <w:szCs w:val="48"/>
        </w:rPr>
        <w:t>版</w:t>
      </w:r>
    </w:p>
    <w:bookmarkEnd w:id="3"/>
    <w:p w14:paraId="7A7C13C1" w14:textId="191ACAC7" w:rsidR="00240E7E" w:rsidRPr="00EC4862" w:rsidRDefault="00240E7E" w:rsidP="00C415A4">
      <w:pPr>
        <w:spacing w:line="240" w:lineRule="atLeast"/>
        <w:ind w:firstLineChars="100" w:firstLine="480"/>
        <w:jc w:val="center"/>
        <w:rPr>
          <w:rFonts w:ascii="ＭＳ Ｐゴシック" w:eastAsia="ＭＳ Ｐゴシック" w:hAnsi="ＭＳ Ｐゴシック" w:cs="メイリオ"/>
          <w:sz w:val="48"/>
          <w:szCs w:val="48"/>
        </w:rPr>
      </w:pPr>
    </w:p>
    <w:p w14:paraId="006D3238" w14:textId="77777777" w:rsidR="00C66BC9" w:rsidRPr="00EC4862" w:rsidRDefault="00C66BC9" w:rsidP="00C66BC9">
      <w:pPr>
        <w:pStyle w:val="a6"/>
        <w:tabs>
          <w:tab w:val="clear" w:pos="4252"/>
          <w:tab w:val="clear" w:pos="8504"/>
        </w:tabs>
        <w:snapToGrid/>
        <w:spacing w:line="240" w:lineRule="atLeast"/>
        <w:ind w:firstLineChars="100" w:firstLine="480"/>
        <w:jc w:val="center"/>
        <w:rPr>
          <w:rFonts w:ascii="ＭＳ Ｐゴシック" w:eastAsia="ＭＳ Ｐゴシック" w:hAnsi="ＭＳ Ｐゴシック" w:cs="メイリオ"/>
          <w:sz w:val="48"/>
          <w:szCs w:val="48"/>
        </w:rPr>
      </w:pPr>
    </w:p>
    <w:p w14:paraId="782C3142" w14:textId="2A468E01" w:rsidR="00C66BC9" w:rsidRPr="00EC4862" w:rsidRDefault="00C66BC9" w:rsidP="00C66BC9">
      <w:pPr>
        <w:spacing w:line="240" w:lineRule="atLeast"/>
        <w:ind w:right="50" w:firstLineChars="100" w:firstLine="480"/>
        <w:jc w:val="center"/>
        <w:rPr>
          <w:rFonts w:asciiTheme="minorEastAsia" w:hAnsiTheme="minorEastAsia" w:cs="メイリオ"/>
          <w:sz w:val="48"/>
          <w:szCs w:val="48"/>
        </w:rPr>
      </w:pPr>
    </w:p>
    <w:p w14:paraId="3C0D3598" w14:textId="77777777" w:rsidR="00DF2BC6" w:rsidRPr="00EC4862" w:rsidRDefault="00DF2BC6" w:rsidP="00DF2BC6">
      <w:pPr>
        <w:rPr>
          <w:rFonts w:cs="Meiryo UI"/>
          <w:sz w:val="20"/>
          <w:szCs w:val="20"/>
        </w:rPr>
      </w:pPr>
    </w:p>
    <w:p w14:paraId="61CDE67A" w14:textId="77777777" w:rsidR="008F78A4" w:rsidRPr="00EC4862" w:rsidRDefault="008F78A4" w:rsidP="00EC3D69"/>
    <w:p w14:paraId="7BE9E1A2" w14:textId="0C64B9F6" w:rsidR="000A2ABD" w:rsidRDefault="000A2ABD" w:rsidP="000A2ABD">
      <w:pPr>
        <w:jc w:val="center"/>
        <w:rPr>
          <w:sz w:val="32"/>
          <w:szCs w:val="32"/>
        </w:rPr>
      </w:pPr>
      <w:r>
        <w:rPr>
          <w:sz w:val="32"/>
          <w:szCs w:val="32"/>
        </w:rPr>
        <w:t>2022</w:t>
      </w:r>
      <w:r>
        <w:rPr>
          <w:rFonts w:hint="eastAsia"/>
          <w:sz w:val="32"/>
          <w:szCs w:val="32"/>
        </w:rPr>
        <w:t>年</w:t>
      </w:r>
      <w:r w:rsidRPr="000A2ABD">
        <w:rPr>
          <w:sz w:val="32"/>
          <w:szCs w:val="32"/>
        </w:rPr>
        <w:t>9</w:t>
      </w:r>
      <w:r w:rsidRPr="000A2ABD">
        <w:rPr>
          <w:rFonts w:hint="eastAsia"/>
          <w:sz w:val="32"/>
          <w:szCs w:val="32"/>
        </w:rPr>
        <w:t>月</w:t>
      </w:r>
      <w:r w:rsidR="008F668E">
        <w:rPr>
          <w:rFonts w:hint="eastAsia"/>
          <w:sz w:val="32"/>
          <w:szCs w:val="32"/>
        </w:rPr>
        <w:t>30</w:t>
      </w:r>
      <w:r w:rsidRPr="000A2ABD">
        <w:rPr>
          <w:rFonts w:hint="eastAsia"/>
          <w:sz w:val="32"/>
          <w:szCs w:val="32"/>
        </w:rPr>
        <w:t>日</w:t>
      </w:r>
    </w:p>
    <w:p w14:paraId="5681F332" w14:textId="77777777" w:rsidR="000A2ABD" w:rsidRDefault="000A2ABD" w:rsidP="000A2ABD"/>
    <w:p w14:paraId="525B9C01" w14:textId="77777777" w:rsidR="000A2ABD" w:rsidRDefault="000A2ABD" w:rsidP="000A2ABD"/>
    <w:p w14:paraId="1F7CC036" w14:textId="77777777" w:rsidR="000A2ABD" w:rsidRDefault="000A2ABD" w:rsidP="000A2ABD"/>
    <w:p w14:paraId="0FE69609" w14:textId="77777777" w:rsidR="000A2ABD" w:rsidRDefault="000A2ABD" w:rsidP="000A2ABD"/>
    <w:p w14:paraId="1C169683" w14:textId="77777777" w:rsidR="000A2ABD" w:rsidRDefault="000A2ABD" w:rsidP="000A2ABD">
      <w:pPr>
        <w:jc w:val="center"/>
        <w:rPr>
          <w:sz w:val="28"/>
          <w:szCs w:val="28"/>
        </w:rPr>
      </w:pPr>
      <w:r>
        <w:rPr>
          <w:rFonts w:hint="eastAsia"/>
          <w:sz w:val="28"/>
          <w:szCs w:val="28"/>
        </w:rPr>
        <w:t xml:space="preserve">作成者：　</w:t>
      </w:r>
      <w:r>
        <w:rPr>
          <w:sz w:val="28"/>
          <w:szCs w:val="28"/>
        </w:rPr>
        <w:t>SIP</w:t>
      </w:r>
      <w:r>
        <w:rPr>
          <w:rFonts w:hint="eastAsia"/>
          <w:sz w:val="28"/>
          <w:szCs w:val="28"/>
        </w:rPr>
        <w:t>分野間データ連携基盤　合同コンソーシアム</w:t>
      </w:r>
    </w:p>
    <w:p w14:paraId="543D592A" w14:textId="77777777" w:rsidR="000A2ABD" w:rsidRDefault="000A2ABD" w:rsidP="000A2ABD"/>
    <w:p w14:paraId="1FA7B424" w14:textId="367C290B" w:rsidR="000A2ABD" w:rsidRDefault="0058237D" w:rsidP="000A2ABD">
      <w:r>
        <w:rPr>
          <w:noProof/>
        </w:rPr>
        <w:drawing>
          <wp:inline distT="0" distB="0" distL="0" distR="0" wp14:anchorId="7F46D573" wp14:editId="047FD0DC">
            <wp:extent cx="838200" cy="2952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7FB69D25" w14:textId="77777777" w:rsidR="000A2ABD" w:rsidRDefault="000A2ABD" w:rsidP="000A2ABD">
      <w:pPr>
        <w:rPr>
          <w:sz w:val="16"/>
          <w:szCs w:val="16"/>
        </w:rPr>
      </w:pPr>
      <w:r>
        <w:rPr>
          <w:sz w:val="16"/>
          <w:szCs w:val="16"/>
        </w:rPr>
        <w:t>© NATIONAL INSTITUTE OF INFORMATICS, © 2022 NTT DATA Corporation, © JIP Techno Science Corporation</w:t>
      </w:r>
      <w:r>
        <w:rPr>
          <w:rFonts w:hint="eastAsia"/>
          <w:sz w:val="16"/>
          <w:szCs w:val="16"/>
        </w:rPr>
        <w:t xml:space="preserve">　</w:t>
      </w:r>
      <w:r>
        <w:rPr>
          <w:sz w:val="16"/>
          <w:szCs w:val="16"/>
        </w:rPr>
        <w:t>All rights reserved.</w:t>
      </w:r>
    </w:p>
    <w:p w14:paraId="1BB78D01" w14:textId="77777777" w:rsidR="000A2ABD" w:rsidRDefault="000A2ABD" w:rsidP="000A2ABD">
      <w:pPr>
        <w:rPr>
          <w:sz w:val="16"/>
          <w:szCs w:val="16"/>
        </w:rPr>
      </w:pPr>
      <w:r>
        <w:rPr>
          <w:sz w:val="16"/>
          <w:szCs w:val="16"/>
        </w:rPr>
        <w:t>© Hitachi, Ltd. 2022 , © SB Technology Corp., © The University of Tokyo , © NEC Corporation 2022 , Copyright 2022 FUJITSU LIMITED. All rights reserved.</w:t>
      </w:r>
    </w:p>
    <w:p w14:paraId="07CF88CB" w14:textId="18CF93DC" w:rsidR="001B7EB1" w:rsidRPr="00EC4862" w:rsidRDefault="001B7EB1" w:rsidP="00EC3D69">
      <w:r w:rsidRPr="00EC4862">
        <w:lastRenderedPageBreak/>
        <w:t>変更</w:t>
      </w:r>
      <w:r w:rsidR="00FA5F2B" w:rsidRPr="00EC4862">
        <w:rPr>
          <w:rFonts w:hint="eastAsia"/>
        </w:rPr>
        <w:t>来歴</w:t>
      </w:r>
    </w:p>
    <w:p w14:paraId="3FBF8C3E" w14:textId="77777777" w:rsidR="001B7EB1" w:rsidRPr="00EC4862" w:rsidRDefault="001B7EB1" w:rsidP="00EC3D69"/>
    <w:tbl>
      <w:tblPr>
        <w:tblStyle w:val="a8"/>
        <w:tblW w:w="0" w:type="auto"/>
        <w:tblLook w:val="04A0" w:firstRow="1" w:lastRow="0" w:firstColumn="1" w:lastColumn="0" w:noHBand="0" w:noVBand="1"/>
      </w:tblPr>
      <w:tblGrid>
        <w:gridCol w:w="546"/>
        <w:gridCol w:w="1033"/>
        <w:gridCol w:w="2149"/>
        <w:gridCol w:w="6008"/>
      </w:tblGrid>
      <w:tr w:rsidR="00EC4862" w:rsidRPr="00EC4862" w14:paraId="5D7B8381" w14:textId="77777777" w:rsidTr="00C415A4">
        <w:trPr>
          <w:cantSplit/>
          <w:tblHeader/>
        </w:trPr>
        <w:tc>
          <w:tcPr>
            <w:tcW w:w="546" w:type="dxa"/>
            <w:shd w:val="clear" w:color="auto" w:fill="D9D9D9" w:themeFill="background1" w:themeFillShade="D9"/>
          </w:tcPr>
          <w:p w14:paraId="3273FEB7" w14:textId="77777777" w:rsidR="00CD0729" w:rsidRPr="00EC4862" w:rsidRDefault="00CD0729" w:rsidP="009410E2">
            <w:pPr>
              <w:jc w:val="center"/>
            </w:pPr>
            <w:r w:rsidRPr="00EC4862">
              <w:t>#</w:t>
            </w:r>
          </w:p>
        </w:tc>
        <w:tc>
          <w:tcPr>
            <w:tcW w:w="1033" w:type="dxa"/>
            <w:shd w:val="clear" w:color="auto" w:fill="D9D9D9" w:themeFill="background1" w:themeFillShade="D9"/>
          </w:tcPr>
          <w:p w14:paraId="26FF844E" w14:textId="77777777" w:rsidR="00CD0729" w:rsidRPr="00EC4862" w:rsidRDefault="00CD0729" w:rsidP="009410E2">
            <w:pPr>
              <w:jc w:val="center"/>
            </w:pPr>
            <w:r w:rsidRPr="00EC4862">
              <w:t>版数</w:t>
            </w:r>
          </w:p>
        </w:tc>
        <w:tc>
          <w:tcPr>
            <w:tcW w:w="2149" w:type="dxa"/>
            <w:shd w:val="clear" w:color="auto" w:fill="D9D9D9" w:themeFill="background1" w:themeFillShade="D9"/>
          </w:tcPr>
          <w:p w14:paraId="3383654D" w14:textId="77777777" w:rsidR="00CD0729" w:rsidRPr="00EC4862" w:rsidRDefault="00CD0729" w:rsidP="009410E2">
            <w:pPr>
              <w:jc w:val="center"/>
            </w:pPr>
            <w:r w:rsidRPr="00EC4862">
              <w:t>発行年月日</w:t>
            </w:r>
          </w:p>
        </w:tc>
        <w:tc>
          <w:tcPr>
            <w:tcW w:w="6008" w:type="dxa"/>
            <w:shd w:val="clear" w:color="auto" w:fill="D9D9D9" w:themeFill="background1" w:themeFillShade="D9"/>
          </w:tcPr>
          <w:p w14:paraId="52D200F4" w14:textId="77777777" w:rsidR="00CD0729" w:rsidRPr="00EC4862" w:rsidRDefault="00CD0729" w:rsidP="009410E2">
            <w:pPr>
              <w:jc w:val="center"/>
            </w:pPr>
            <w:r w:rsidRPr="00EC4862">
              <w:t>変更内容</w:t>
            </w:r>
          </w:p>
        </w:tc>
      </w:tr>
      <w:tr w:rsidR="00EC4862" w:rsidRPr="00EC4862" w14:paraId="1AD527A1" w14:textId="77777777" w:rsidTr="00C415A4">
        <w:trPr>
          <w:cantSplit/>
        </w:trPr>
        <w:tc>
          <w:tcPr>
            <w:tcW w:w="546" w:type="dxa"/>
          </w:tcPr>
          <w:p w14:paraId="6670D729" w14:textId="611B495A" w:rsidR="00CD0729" w:rsidRPr="00EC4862" w:rsidRDefault="00CD0729" w:rsidP="00E044F3">
            <w:pPr>
              <w:pStyle w:val="a9"/>
              <w:numPr>
                <w:ilvl w:val="0"/>
                <w:numId w:val="105"/>
              </w:numPr>
              <w:ind w:leftChars="0"/>
              <w:jc w:val="center"/>
            </w:pPr>
          </w:p>
        </w:tc>
        <w:tc>
          <w:tcPr>
            <w:tcW w:w="1033" w:type="dxa"/>
          </w:tcPr>
          <w:p w14:paraId="11FB1DEF" w14:textId="6B791CB7" w:rsidR="00CD0729" w:rsidRPr="00EC4862" w:rsidRDefault="00C415A4" w:rsidP="009410E2">
            <w:pPr>
              <w:jc w:val="center"/>
            </w:pPr>
            <w:r>
              <w:t>1</w:t>
            </w:r>
            <w:r w:rsidR="00E044F3">
              <w:rPr>
                <w:rFonts w:hint="eastAsia"/>
              </w:rPr>
              <w:t>.</w:t>
            </w:r>
            <w:r>
              <w:t>0</w:t>
            </w:r>
          </w:p>
        </w:tc>
        <w:tc>
          <w:tcPr>
            <w:tcW w:w="2149" w:type="dxa"/>
          </w:tcPr>
          <w:p w14:paraId="69B80BB9" w14:textId="758A98A9" w:rsidR="00CD0729" w:rsidRPr="00EC4862" w:rsidRDefault="00E044F3" w:rsidP="00891850">
            <w:pPr>
              <w:jc w:val="center"/>
            </w:pPr>
            <w:r>
              <w:rPr>
                <w:rFonts w:hint="eastAsia"/>
              </w:rPr>
              <w:t>202</w:t>
            </w:r>
            <w:r w:rsidR="00C415A4">
              <w:t>2</w:t>
            </w:r>
            <w:r>
              <w:rPr>
                <w:rFonts w:hint="eastAsia"/>
              </w:rPr>
              <w:t>/</w:t>
            </w:r>
            <w:r w:rsidR="00361AAB">
              <w:t>09</w:t>
            </w:r>
            <w:r>
              <w:rPr>
                <w:rFonts w:hint="eastAsia"/>
              </w:rPr>
              <w:t>/</w:t>
            </w:r>
            <w:r w:rsidR="00361AAB">
              <w:t>30</w:t>
            </w:r>
          </w:p>
        </w:tc>
        <w:tc>
          <w:tcPr>
            <w:tcW w:w="6008" w:type="dxa"/>
          </w:tcPr>
          <w:p w14:paraId="54A6B75C" w14:textId="24D189A5" w:rsidR="00CD0729" w:rsidRPr="00E044F3" w:rsidRDefault="00C415A4" w:rsidP="009410E2">
            <w:pPr>
              <w:jc w:val="left"/>
            </w:pPr>
            <w:r>
              <w:rPr>
                <w:rFonts w:hint="eastAsia"/>
              </w:rPr>
              <w:t>新規作成</w:t>
            </w:r>
          </w:p>
        </w:tc>
      </w:tr>
      <w:tr w:rsidR="00C415A4" w:rsidRPr="00EC4862" w14:paraId="34243B4D" w14:textId="77777777" w:rsidTr="00C415A4">
        <w:trPr>
          <w:cantSplit/>
        </w:trPr>
        <w:tc>
          <w:tcPr>
            <w:tcW w:w="546" w:type="dxa"/>
          </w:tcPr>
          <w:p w14:paraId="55BB08A7" w14:textId="77777777" w:rsidR="00C415A4" w:rsidRPr="00EC4862" w:rsidRDefault="00C415A4" w:rsidP="00E044F3">
            <w:pPr>
              <w:pStyle w:val="a9"/>
              <w:numPr>
                <w:ilvl w:val="0"/>
                <w:numId w:val="105"/>
              </w:numPr>
              <w:ind w:leftChars="0"/>
              <w:jc w:val="center"/>
            </w:pPr>
          </w:p>
        </w:tc>
        <w:tc>
          <w:tcPr>
            <w:tcW w:w="1033" w:type="dxa"/>
          </w:tcPr>
          <w:p w14:paraId="0347C1EB" w14:textId="1061274B" w:rsidR="00C415A4" w:rsidRPr="00EC4862" w:rsidRDefault="00C415A4" w:rsidP="00E044F3">
            <w:pPr>
              <w:jc w:val="center"/>
            </w:pPr>
          </w:p>
        </w:tc>
        <w:tc>
          <w:tcPr>
            <w:tcW w:w="2149" w:type="dxa"/>
          </w:tcPr>
          <w:p w14:paraId="72E70047" w14:textId="565EDD6B" w:rsidR="00C415A4" w:rsidRPr="00EC4862" w:rsidRDefault="00C415A4" w:rsidP="00E044F3">
            <w:pPr>
              <w:jc w:val="center"/>
            </w:pPr>
          </w:p>
        </w:tc>
        <w:tc>
          <w:tcPr>
            <w:tcW w:w="6008" w:type="dxa"/>
          </w:tcPr>
          <w:p w14:paraId="23028E92" w14:textId="11D93F52" w:rsidR="00C415A4" w:rsidRPr="001F738C" w:rsidRDefault="00C415A4" w:rsidP="00E044F3">
            <w:pPr>
              <w:jc w:val="left"/>
            </w:pPr>
          </w:p>
        </w:tc>
      </w:tr>
      <w:tr w:rsidR="00C415A4" w:rsidRPr="00EC4862" w14:paraId="3B035247" w14:textId="77777777" w:rsidTr="00C415A4">
        <w:trPr>
          <w:cantSplit/>
        </w:trPr>
        <w:tc>
          <w:tcPr>
            <w:tcW w:w="546" w:type="dxa"/>
          </w:tcPr>
          <w:p w14:paraId="050C9D94" w14:textId="77777777" w:rsidR="00C415A4" w:rsidRPr="00EC4862" w:rsidRDefault="00C415A4" w:rsidP="00E044F3">
            <w:pPr>
              <w:pStyle w:val="a9"/>
              <w:numPr>
                <w:ilvl w:val="0"/>
                <w:numId w:val="105"/>
              </w:numPr>
              <w:ind w:leftChars="0"/>
              <w:jc w:val="center"/>
            </w:pPr>
          </w:p>
        </w:tc>
        <w:tc>
          <w:tcPr>
            <w:tcW w:w="1033" w:type="dxa"/>
          </w:tcPr>
          <w:p w14:paraId="5005F16F" w14:textId="77777777" w:rsidR="00C415A4" w:rsidRPr="00EC4862" w:rsidRDefault="00C415A4" w:rsidP="00E044F3">
            <w:pPr>
              <w:jc w:val="center"/>
            </w:pPr>
          </w:p>
        </w:tc>
        <w:tc>
          <w:tcPr>
            <w:tcW w:w="2149" w:type="dxa"/>
          </w:tcPr>
          <w:p w14:paraId="0F0C11C9" w14:textId="77777777" w:rsidR="00C415A4" w:rsidRPr="00EC4862" w:rsidRDefault="00C415A4" w:rsidP="00E044F3">
            <w:pPr>
              <w:jc w:val="center"/>
            </w:pPr>
          </w:p>
        </w:tc>
        <w:tc>
          <w:tcPr>
            <w:tcW w:w="6008" w:type="dxa"/>
          </w:tcPr>
          <w:p w14:paraId="5D12F30E" w14:textId="77777777" w:rsidR="00C415A4" w:rsidRPr="001F738C" w:rsidRDefault="00C415A4" w:rsidP="00E044F3">
            <w:pPr>
              <w:jc w:val="left"/>
            </w:pPr>
          </w:p>
        </w:tc>
      </w:tr>
    </w:tbl>
    <w:p w14:paraId="79DF7ACF" w14:textId="1EC9A553" w:rsidR="00EF380E" w:rsidRDefault="00EF380E" w:rsidP="00EC3D69"/>
    <w:p w14:paraId="38D826D6" w14:textId="77777777" w:rsidR="00EF380E" w:rsidRDefault="00EF380E">
      <w:pPr>
        <w:widowControl/>
        <w:jc w:val="left"/>
      </w:pPr>
      <w:r>
        <w:br w:type="page"/>
      </w:r>
    </w:p>
    <w:p w14:paraId="211E3450" w14:textId="77777777" w:rsidR="001B7EB1" w:rsidRDefault="001B7EB1" w:rsidP="00EC3D69"/>
    <w:p w14:paraId="3D1F1FC0" w14:textId="77777777" w:rsidR="00EF380E" w:rsidRDefault="00EF380E" w:rsidP="00EF380E">
      <w:pPr>
        <w:pStyle w:val="a9"/>
        <w:numPr>
          <w:ilvl w:val="0"/>
          <w:numId w:val="157"/>
        </w:numPr>
        <w:ind w:leftChars="0"/>
      </w:pPr>
      <w:r>
        <w:rPr>
          <w:rFonts w:hint="eastAsia"/>
        </w:rPr>
        <w:t>はじめに</w:t>
      </w:r>
    </w:p>
    <w:p w14:paraId="6E11E6C8" w14:textId="77777777" w:rsidR="00EF380E" w:rsidRDefault="00EF380E" w:rsidP="00EF380E">
      <w:pPr>
        <w:ind w:firstLineChars="100" w:firstLine="210"/>
      </w:pPr>
      <w:r>
        <w:rPr>
          <w:rFonts w:hint="eastAsia"/>
        </w:rPr>
        <w:t>ガイド本文に入る前に、</w:t>
      </w:r>
      <w:r>
        <w:t>2022</w:t>
      </w:r>
      <w:r>
        <w:rPr>
          <w:rFonts w:hint="eastAsia"/>
        </w:rPr>
        <w:t>年度後半に実施する運用テストに向けて作成した、「</w:t>
      </w:r>
      <w:r>
        <w:t xml:space="preserve">CADDE4.0 </w:t>
      </w:r>
      <w:r>
        <w:rPr>
          <w:rFonts w:hint="eastAsia"/>
        </w:rPr>
        <w:t>導入ガイド</w:t>
      </w:r>
      <w:r>
        <w:t>(</w:t>
      </w:r>
      <w:r>
        <w:rPr>
          <w:rFonts w:hint="eastAsia"/>
        </w:rPr>
        <w:t>コネクタ環境</w:t>
      </w:r>
      <w:r>
        <w:t>)(9</w:t>
      </w:r>
      <w:r>
        <w:rPr>
          <w:rFonts w:hint="eastAsia"/>
        </w:rPr>
        <w:t>月版</w:t>
      </w:r>
      <w:r>
        <w:t>)</w:t>
      </w:r>
      <w:r>
        <w:rPr>
          <w:rFonts w:hint="eastAsia"/>
        </w:rPr>
        <w:t>」、「</w:t>
      </w:r>
      <w:r>
        <w:t xml:space="preserve">CADDE4.0 </w:t>
      </w:r>
      <w:r>
        <w:rPr>
          <w:rFonts w:hint="eastAsia"/>
        </w:rPr>
        <w:t>運用ガイド</w:t>
      </w:r>
      <w:r>
        <w:t>(</w:t>
      </w:r>
      <w:r>
        <w:rPr>
          <w:rFonts w:hint="eastAsia"/>
        </w:rPr>
        <w:t>支援サービス群</w:t>
      </w:r>
      <w:r>
        <w:t>)(9</w:t>
      </w:r>
      <w:r>
        <w:rPr>
          <w:rFonts w:hint="eastAsia"/>
        </w:rPr>
        <w:t>月版</w:t>
      </w:r>
      <w:r>
        <w:t>)</w:t>
      </w:r>
      <w:r>
        <w:rPr>
          <w:rFonts w:hint="eastAsia"/>
        </w:rPr>
        <w:t>」について、以下の表</w:t>
      </w:r>
      <w:r>
        <w:t>0-1</w:t>
      </w:r>
      <w:r>
        <w:rPr>
          <w:rFonts w:hint="eastAsia"/>
        </w:rPr>
        <w:t>に各ガイドの位置づけ、想定読者、ドキュメント体系等を示す。</w:t>
      </w:r>
    </w:p>
    <w:p w14:paraId="3FCF8549" w14:textId="77777777" w:rsidR="00EF380E" w:rsidRDefault="00EF380E" w:rsidP="00EF380E">
      <w:pPr>
        <w:ind w:firstLineChars="100" w:firstLine="210"/>
      </w:pPr>
      <w:r>
        <w:rPr>
          <w:rFonts w:hint="eastAsia"/>
        </w:rPr>
        <w:t>運用テスト関係の資料を読まれる方は、まずは以下を確認したうえで、自身が読むべき適切なドキュメントを参照されたい。</w:t>
      </w:r>
    </w:p>
    <w:p w14:paraId="17391A76" w14:textId="77777777" w:rsidR="00EF380E" w:rsidRDefault="00EF380E" w:rsidP="00EF380E"/>
    <w:p w14:paraId="04B8EBA6" w14:textId="77777777" w:rsidR="00EF380E" w:rsidRDefault="00EF380E" w:rsidP="00EF380E">
      <w:pPr>
        <w:pStyle w:val="ab"/>
        <w:keepNext/>
        <w:jc w:val="center"/>
      </w:pPr>
      <w:r>
        <w:rPr>
          <w:rFonts w:hint="eastAsia"/>
        </w:rPr>
        <w:t>表</w:t>
      </w:r>
      <w:r>
        <w:t xml:space="preserve">0-1 </w:t>
      </w:r>
      <w:r>
        <w:rPr>
          <w:rFonts w:hint="eastAsia"/>
        </w:rPr>
        <w:t>導入ガイド、運用ガイドの概要説明</w:t>
      </w:r>
    </w:p>
    <w:p w14:paraId="4534FD6C" w14:textId="77777777" w:rsidR="00EF380E" w:rsidRDefault="00EF380E" w:rsidP="00EF380E">
      <w:r>
        <w:rPr>
          <w:noProof/>
        </w:rPr>
        <w:drawing>
          <wp:inline distT="0" distB="0" distL="0" distR="0" wp14:anchorId="1CEAE1F7" wp14:editId="79EB9060">
            <wp:extent cx="6188710" cy="2785110"/>
            <wp:effectExtent l="0" t="0" r="2540" b="0"/>
            <wp:docPr id="4" name="図 4"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テーブル&#10;&#10;中程度の精度で自動的に生成された説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8710" cy="2785110"/>
                    </a:xfrm>
                    <a:prstGeom prst="rect">
                      <a:avLst/>
                    </a:prstGeom>
                    <a:noFill/>
                    <a:ln>
                      <a:noFill/>
                    </a:ln>
                  </pic:spPr>
                </pic:pic>
              </a:graphicData>
            </a:graphic>
          </wp:inline>
        </w:drawing>
      </w:r>
    </w:p>
    <w:p w14:paraId="08A85705" w14:textId="77777777" w:rsidR="00EF380E" w:rsidRPr="00EC4862" w:rsidRDefault="00EF380E" w:rsidP="00EC3D69"/>
    <w:p w14:paraId="0D775468" w14:textId="77777777" w:rsidR="009F4A60" w:rsidRPr="00EC4862" w:rsidRDefault="009F4A60">
      <w:pPr>
        <w:widowControl/>
        <w:jc w:val="left"/>
      </w:pPr>
      <w:r w:rsidRPr="00EC4862">
        <w:br w:type="page"/>
      </w:r>
    </w:p>
    <w:p w14:paraId="35EDE157" w14:textId="77777777" w:rsidR="001B7EB1" w:rsidRPr="00EC4862" w:rsidRDefault="001B7EB1" w:rsidP="00EC3D69">
      <w:pPr>
        <w:sectPr w:rsidR="001B7EB1" w:rsidRPr="00EC4862" w:rsidSect="00945A9B">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080" w:bottom="1440" w:left="1080" w:header="851" w:footer="992" w:gutter="0"/>
          <w:pgNumType w:fmt="decimalFullWidth" w:start="1" w:chapStyle="1"/>
          <w:cols w:space="425"/>
          <w:docGrid w:type="lines" w:linePitch="360"/>
        </w:sectPr>
      </w:pPr>
    </w:p>
    <w:sdt>
      <w:sdtPr>
        <w:rPr>
          <w:rFonts w:asciiTheme="minorHAnsi" w:eastAsiaTheme="minorEastAsia" w:hAnsiTheme="minorHAnsi" w:cstheme="minorBidi"/>
          <w:color w:val="auto"/>
          <w:kern w:val="2"/>
          <w:sz w:val="21"/>
          <w:szCs w:val="22"/>
          <w:lang w:val="ja-JP"/>
        </w:rPr>
        <w:id w:val="-1829124101"/>
        <w:docPartObj>
          <w:docPartGallery w:val="Table of Contents"/>
          <w:docPartUnique/>
        </w:docPartObj>
      </w:sdtPr>
      <w:sdtEndPr>
        <w:rPr>
          <w:b/>
          <w:bCs/>
          <w:szCs w:val="21"/>
        </w:rPr>
      </w:sdtEndPr>
      <w:sdtContent>
        <w:p w14:paraId="01EA8BFE" w14:textId="77777777" w:rsidR="00DF2BC6" w:rsidRPr="00EC4862" w:rsidRDefault="00DF2BC6" w:rsidP="00866CBA">
          <w:pPr>
            <w:pStyle w:val="ad"/>
          </w:pPr>
          <w:r w:rsidRPr="00EC4862">
            <w:rPr>
              <w:lang w:val="ja-JP"/>
            </w:rPr>
            <w:t>目次</w:t>
          </w:r>
        </w:p>
        <w:p w14:paraId="3DE9E217" w14:textId="486B87D3" w:rsidR="00202EAB" w:rsidRDefault="00DF2BC6">
          <w:pPr>
            <w:pStyle w:val="11"/>
            <w:tabs>
              <w:tab w:val="left" w:pos="420"/>
              <w:tab w:val="right" w:leader="dot" w:pos="9736"/>
            </w:tabs>
            <w:rPr>
              <w:noProof/>
              <w:szCs w:val="22"/>
            </w:rPr>
          </w:pPr>
          <w:r w:rsidRPr="00EC4862">
            <w:fldChar w:fldCharType="begin"/>
          </w:r>
          <w:r w:rsidRPr="00EC4862">
            <w:instrText xml:space="preserve"> TOC \o "1-3" \h \z \u </w:instrText>
          </w:r>
          <w:r w:rsidRPr="00EC4862">
            <w:fldChar w:fldCharType="separate"/>
          </w:r>
          <w:hyperlink w:anchor="_Toc115972267" w:history="1">
            <w:r w:rsidR="00202EAB" w:rsidRPr="00920BA4">
              <w:rPr>
                <w:rStyle w:val="ae"/>
                <w:rFonts w:ascii="Century" w:hAnsi="Century" w:cstheme="majorHAnsi"/>
                <w:noProof/>
                <w14:scene3d>
                  <w14:camera w14:prst="orthographicFront"/>
                  <w14:lightRig w14:rig="threePt" w14:dir="t">
                    <w14:rot w14:lat="0" w14:lon="0" w14:rev="0"/>
                  </w14:lightRig>
                </w14:scene3d>
              </w:rPr>
              <w:t>1.</w:t>
            </w:r>
            <w:r w:rsidR="00202EAB">
              <w:rPr>
                <w:noProof/>
                <w:szCs w:val="22"/>
              </w:rPr>
              <w:tab/>
            </w:r>
            <w:r w:rsidR="00202EAB" w:rsidRPr="00920BA4">
              <w:rPr>
                <w:rStyle w:val="ae"/>
                <w:noProof/>
              </w:rPr>
              <w:t>本導入ガイドについて</w:t>
            </w:r>
            <w:r w:rsidR="00202EAB">
              <w:rPr>
                <w:noProof/>
                <w:webHidden/>
              </w:rPr>
              <w:tab/>
            </w:r>
            <w:r w:rsidR="00202EAB">
              <w:rPr>
                <w:noProof/>
                <w:webHidden/>
              </w:rPr>
              <w:fldChar w:fldCharType="begin"/>
            </w:r>
            <w:r w:rsidR="00202EAB">
              <w:rPr>
                <w:noProof/>
                <w:webHidden/>
              </w:rPr>
              <w:instrText xml:space="preserve"> PAGEREF _Toc115972267 \h </w:instrText>
            </w:r>
            <w:r w:rsidR="00202EAB">
              <w:rPr>
                <w:noProof/>
                <w:webHidden/>
              </w:rPr>
            </w:r>
            <w:r w:rsidR="00202EAB">
              <w:rPr>
                <w:noProof/>
                <w:webHidden/>
              </w:rPr>
              <w:fldChar w:fldCharType="separate"/>
            </w:r>
            <w:r w:rsidR="00202EAB">
              <w:rPr>
                <w:noProof/>
                <w:webHidden/>
              </w:rPr>
              <w:t>1</w:t>
            </w:r>
            <w:r w:rsidR="00202EAB">
              <w:rPr>
                <w:noProof/>
                <w:webHidden/>
              </w:rPr>
              <w:fldChar w:fldCharType="end"/>
            </w:r>
          </w:hyperlink>
        </w:p>
        <w:p w14:paraId="5093569C" w14:textId="7ECD2AB1" w:rsidR="00202EAB" w:rsidRDefault="0058237D">
          <w:pPr>
            <w:pStyle w:val="21"/>
            <w:rPr>
              <w:noProof/>
              <w:szCs w:val="22"/>
            </w:rPr>
          </w:pPr>
          <w:hyperlink w:anchor="_Toc115972268" w:history="1">
            <w:r w:rsidR="00202EAB" w:rsidRPr="00920BA4">
              <w:rPr>
                <w:rStyle w:val="ae"/>
                <w:rFonts w:ascii="Century" w:hAnsi="Century"/>
                <w:noProof/>
                <w14:scene3d>
                  <w14:camera w14:prst="orthographicFront"/>
                  <w14:lightRig w14:rig="threePt" w14:dir="t">
                    <w14:rot w14:lat="0" w14:lon="0" w14:rev="0"/>
                  </w14:lightRig>
                </w14:scene3d>
              </w:rPr>
              <w:t>1.1.</w:t>
            </w:r>
            <w:r w:rsidR="00202EAB">
              <w:rPr>
                <w:noProof/>
                <w:szCs w:val="22"/>
              </w:rPr>
              <w:tab/>
            </w:r>
            <w:r w:rsidR="00202EAB" w:rsidRPr="00920BA4">
              <w:rPr>
                <w:rStyle w:val="ae"/>
                <w:noProof/>
              </w:rPr>
              <w:t>導入ガイドの対象とスコープ</w:t>
            </w:r>
            <w:r w:rsidR="00202EAB">
              <w:rPr>
                <w:noProof/>
                <w:webHidden/>
              </w:rPr>
              <w:tab/>
            </w:r>
            <w:r w:rsidR="00202EAB">
              <w:rPr>
                <w:noProof/>
                <w:webHidden/>
              </w:rPr>
              <w:fldChar w:fldCharType="begin"/>
            </w:r>
            <w:r w:rsidR="00202EAB">
              <w:rPr>
                <w:noProof/>
                <w:webHidden/>
              </w:rPr>
              <w:instrText xml:space="preserve"> PAGEREF _Toc115972268 \h </w:instrText>
            </w:r>
            <w:r w:rsidR="00202EAB">
              <w:rPr>
                <w:noProof/>
                <w:webHidden/>
              </w:rPr>
            </w:r>
            <w:r w:rsidR="00202EAB">
              <w:rPr>
                <w:noProof/>
                <w:webHidden/>
              </w:rPr>
              <w:fldChar w:fldCharType="separate"/>
            </w:r>
            <w:r w:rsidR="00202EAB">
              <w:rPr>
                <w:noProof/>
                <w:webHidden/>
              </w:rPr>
              <w:t>1</w:t>
            </w:r>
            <w:r w:rsidR="00202EAB">
              <w:rPr>
                <w:noProof/>
                <w:webHidden/>
              </w:rPr>
              <w:fldChar w:fldCharType="end"/>
            </w:r>
          </w:hyperlink>
        </w:p>
        <w:p w14:paraId="3F6E78BC" w14:textId="57E415FF" w:rsidR="00202EAB" w:rsidRDefault="0058237D">
          <w:pPr>
            <w:pStyle w:val="21"/>
            <w:rPr>
              <w:noProof/>
              <w:szCs w:val="22"/>
            </w:rPr>
          </w:pPr>
          <w:hyperlink w:anchor="_Toc115972269" w:history="1">
            <w:r w:rsidR="00202EAB" w:rsidRPr="00920BA4">
              <w:rPr>
                <w:rStyle w:val="ae"/>
                <w:rFonts w:ascii="Century" w:hAnsi="Century"/>
                <w:noProof/>
                <w14:scene3d>
                  <w14:camera w14:prst="orthographicFront"/>
                  <w14:lightRig w14:rig="threePt" w14:dir="t">
                    <w14:rot w14:lat="0" w14:lon="0" w14:rev="0"/>
                  </w14:lightRig>
                </w14:scene3d>
              </w:rPr>
              <w:t>1.2.</w:t>
            </w:r>
            <w:r w:rsidR="00202EAB">
              <w:rPr>
                <w:noProof/>
                <w:szCs w:val="22"/>
              </w:rPr>
              <w:tab/>
            </w:r>
            <w:r w:rsidR="00202EAB" w:rsidRPr="00920BA4">
              <w:rPr>
                <w:rStyle w:val="ae"/>
                <w:noProof/>
              </w:rPr>
              <w:t>導入ガイドの構成</w:t>
            </w:r>
            <w:r w:rsidR="00202EAB">
              <w:rPr>
                <w:noProof/>
                <w:webHidden/>
              </w:rPr>
              <w:tab/>
            </w:r>
            <w:r w:rsidR="00202EAB">
              <w:rPr>
                <w:noProof/>
                <w:webHidden/>
              </w:rPr>
              <w:fldChar w:fldCharType="begin"/>
            </w:r>
            <w:r w:rsidR="00202EAB">
              <w:rPr>
                <w:noProof/>
                <w:webHidden/>
              </w:rPr>
              <w:instrText xml:space="preserve"> PAGEREF _Toc115972269 \h </w:instrText>
            </w:r>
            <w:r w:rsidR="00202EAB">
              <w:rPr>
                <w:noProof/>
                <w:webHidden/>
              </w:rPr>
            </w:r>
            <w:r w:rsidR="00202EAB">
              <w:rPr>
                <w:noProof/>
                <w:webHidden/>
              </w:rPr>
              <w:fldChar w:fldCharType="separate"/>
            </w:r>
            <w:r w:rsidR="00202EAB">
              <w:rPr>
                <w:noProof/>
                <w:webHidden/>
              </w:rPr>
              <w:t>1</w:t>
            </w:r>
            <w:r w:rsidR="00202EAB">
              <w:rPr>
                <w:noProof/>
                <w:webHidden/>
              </w:rPr>
              <w:fldChar w:fldCharType="end"/>
            </w:r>
          </w:hyperlink>
        </w:p>
        <w:p w14:paraId="0C1AAAE1" w14:textId="630E3D8B" w:rsidR="00202EAB" w:rsidRDefault="0058237D">
          <w:pPr>
            <w:pStyle w:val="21"/>
            <w:rPr>
              <w:noProof/>
              <w:szCs w:val="22"/>
            </w:rPr>
          </w:pPr>
          <w:hyperlink w:anchor="_Toc115972270" w:history="1">
            <w:r w:rsidR="00202EAB" w:rsidRPr="00920BA4">
              <w:rPr>
                <w:rStyle w:val="ae"/>
                <w:rFonts w:ascii="Century" w:hAnsi="Century"/>
                <w:noProof/>
                <w14:scene3d>
                  <w14:camera w14:prst="orthographicFront"/>
                  <w14:lightRig w14:rig="threePt" w14:dir="t">
                    <w14:rot w14:lat="0" w14:lon="0" w14:rev="0"/>
                  </w14:lightRig>
                </w14:scene3d>
              </w:rPr>
              <w:t>1.3.</w:t>
            </w:r>
            <w:r w:rsidR="00202EAB">
              <w:rPr>
                <w:noProof/>
                <w:szCs w:val="22"/>
              </w:rPr>
              <w:tab/>
            </w:r>
            <w:r w:rsidR="00202EAB" w:rsidRPr="00920BA4">
              <w:rPr>
                <w:rStyle w:val="ae"/>
                <w:noProof/>
              </w:rPr>
              <w:t>CADDE</w:t>
            </w:r>
            <w:r w:rsidR="00202EAB" w:rsidRPr="00920BA4">
              <w:rPr>
                <w:rStyle w:val="ae"/>
                <w:noProof/>
              </w:rPr>
              <w:t>システム全体像</w:t>
            </w:r>
            <w:r w:rsidR="00202EAB">
              <w:rPr>
                <w:noProof/>
                <w:webHidden/>
              </w:rPr>
              <w:tab/>
            </w:r>
            <w:r w:rsidR="00202EAB">
              <w:rPr>
                <w:noProof/>
                <w:webHidden/>
              </w:rPr>
              <w:fldChar w:fldCharType="begin"/>
            </w:r>
            <w:r w:rsidR="00202EAB">
              <w:rPr>
                <w:noProof/>
                <w:webHidden/>
              </w:rPr>
              <w:instrText xml:space="preserve"> PAGEREF _Toc115972270 \h </w:instrText>
            </w:r>
            <w:r w:rsidR="00202EAB">
              <w:rPr>
                <w:noProof/>
                <w:webHidden/>
              </w:rPr>
            </w:r>
            <w:r w:rsidR="00202EAB">
              <w:rPr>
                <w:noProof/>
                <w:webHidden/>
              </w:rPr>
              <w:fldChar w:fldCharType="separate"/>
            </w:r>
            <w:r w:rsidR="00202EAB">
              <w:rPr>
                <w:noProof/>
                <w:webHidden/>
              </w:rPr>
              <w:t>2</w:t>
            </w:r>
            <w:r w:rsidR="00202EAB">
              <w:rPr>
                <w:noProof/>
                <w:webHidden/>
              </w:rPr>
              <w:fldChar w:fldCharType="end"/>
            </w:r>
          </w:hyperlink>
        </w:p>
        <w:p w14:paraId="761A2066" w14:textId="0CB9310A" w:rsidR="00202EAB" w:rsidRDefault="0058237D">
          <w:pPr>
            <w:pStyle w:val="31"/>
            <w:tabs>
              <w:tab w:val="left" w:pos="1260"/>
              <w:tab w:val="right" w:leader="dot" w:pos="9736"/>
            </w:tabs>
            <w:rPr>
              <w:noProof/>
              <w:szCs w:val="22"/>
            </w:rPr>
          </w:pPr>
          <w:hyperlink w:anchor="_Toc115972271" w:history="1">
            <w:r w:rsidR="00202EAB" w:rsidRPr="00920BA4">
              <w:rPr>
                <w:rStyle w:val="ae"/>
                <w:rFonts w:ascii="Century" w:hAnsi="Century" w:cstheme="majorHAnsi"/>
                <w:noProof/>
              </w:rPr>
              <w:t>1.3.1.</w:t>
            </w:r>
            <w:r w:rsidR="00202EAB">
              <w:rPr>
                <w:noProof/>
                <w:szCs w:val="22"/>
              </w:rPr>
              <w:tab/>
            </w:r>
            <w:r w:rsidR="00202EAB" w:rsidRPr="00920BA4">
              <w:rPr>
                <w:rStyle w:val="ae"/>
                <w:noProof/>
              </w:rPr>
              <w:t>導入の観点からの説明</w:t>
            </w:r>
            <w:r w:rsidR="00202EAB" w:rsidRPr="00920BA4">
              <w:rPr>
                <w:rStyle w:val="ae"/>
                <w:noProof/>
              </w:rPr>
              <w:t>(</w:t>
            </w:r>
            <w:r w:rsidR="00202EAB" w:rsidRPr="00920BA4">
              <w:rPr>
                <w:rStyle w:val="ae"/>
                <w:noProof/>
              </w:rPr>
              <w:t>主に図の上部</w:t>
            </w:r>
            <w:r w:rsidR="00202EAB" w:rsidRPr="00920BA4">
              <w:rPr>
                <w:rStyle w:val="ae"/>
                <w:noProof/>
              </w:rPr>
              <w:t>)</w:t>
            </w:r>
            <w:r w:rsidR="00202EAB">
              <w:rPr>
                <w:noProof/>
                <w:webHidden/>
              </w:rPr>
              <w:tab/>
            </w:r>
            <w:r w:rsidR="00202EAB">
              <w:rPr>
                <w:noProof/>
                <w:webHidden/>
              </w:rPr>
              <w:fldChar w:fldCharType="begin"/>
            </w:r>
            <w:r w:rsidR="00202EAB">
              <w:rPr>
                <w:noProof/>
                <w:webHidden/>
              </w:rPr>
              <w:instrText xml:space="preserve"> PAGEREF _Toc115972271 \h </w:instrText>
            </w:r>
            <w:r w:rsidR="00202EAB">
              <w:rPr>
                <w:noProof/>
                <w:webHidden/>
              </w:rPr>
            </w:r>
            <w:r w:rsidR="00202EAB">
              <w:rPr>
                <w:noProof/>
                <w:webHidden/>
              </w:rPr>
              <w:fldChar w:fldCharType="separate"/>
            </w:r>
            <w:r w:rsidR="00202EAB">
              <w:rPr>
                <w:noProof/>
                <w:webHidden/>
              </w:rPr>
              <w:t>2</w:t>
            </w:r>
            <w:r w:rsidR="00202EAB">
              <w:rPr>
                <w:noProof/>
                <w:webHidden/>
              </w:rPr>
              <w:fldChar w:fldCharType="end"/>
            </w:r>
          </w:hyperlink>
        </w:p>
        <w:p w14:paraId="6359DEC4" w14:textId="61E4BDFF" w:rsidR="00202EAB" w:rsidRDefault="0058237D">
          <w:pPr>
            <w:pStyle w:val="31"/>
            <w:tabs>
              <w:tab w:val="left" w:pos="1260"/>
              <w:tab w:val="right" w:leader="dot" w:pos="9736"/>
            </w:tabs>
            <w:rPr>
              <w:noProof/>
              <w:szCs w:val="22"/>
            </w:rPr>
          </w:pPr>
          <w:hyperlink w:anchor="_Toc115972272" w:history="1">
            <w:r w:rsidR="00202EAB" w:rsidRPr="00920BA4">
              <w:rPr>
                <w:rStyle w:val="ae"/>
                <w:rFonts w:ascii="Century" w:hAnsi="Century" w:cstheme="majorHAnsi"/>
                <w:noProof/>
              </w:rPr>
              <w:t>1.3.2.</w:t>
            </w:r>
            <w:r w:rsidR="00202EAB">
              <w:rPr>
                <w:noProof/>
                <w:szCs w:val="22"/>
              </w:rPr>
              <w:tab/>
            </w:r>
            <w:r w:rsidR="00202EAB" w:rsidRPr="00920BA4">
              <w:rPr>
                <w:rStyle w:val="ae"/>
                <w:noProof/>
              </w:rPr>
              <w:t>運用の観点からの説明</w:t>
            </w:r>
            <w:r w:rsidR="00202EAB" w:rsidRPr="00920BA4">
              <w:rPr>
                <w:rStyle w:val="ae"/>
                <w:noProof/>
              </w:rPr>
              <w:t>(</w:t>
            </w:r>
            <w:r w:rsidR="00202EAB" w:rsidRPr="00920BA4">
              <w:rPr>
                <w:rStyle w:val="ae"/>
                <w:noProof/>
              </w:rPr>
              <w:t>主に図の下部</w:t>
            </w:r>
            <w:r w:rsidR="00202EAB" w:rsidRPr="00920BA4">
              <w:rPr>
                <w:rStyle w:val="ae"/>
                <w:noProof/>
              </w:rPr>
              <w:t>)</w:t>
            </w:r>
            <w:r w:rsidR="00202EAB">
              <w:rPr>
                <w:noProof/>
                <w:webHidden/>
              </w:rPr>
              <w:tab/>
            </w:r>
            <w:r w:rsidR="00202EAB">
              <w:rPr>
                <w:noProof/>
                <w:webHidden/>
              </w:rPr>
              <w:fldChar w:fldCharType="begin"/>
            </w:r>
            <w:r w:rsidR="00202EAB">
              <w:rPr>
                <w:noProof/>
                <w:webHidden/>
              </w:rPr>
              <w:instrText xml:space="preserve"> PAGEREF _Toc115972272 \h </w:instrText>
            </w:r>
            <w:r w:rsidR="00202EAB">
              <w:rPr>
                <w:noProof/>
                <w:webHidden/>
              </w:rPr>
            </w:r>
            <w:r w:rsidR="00202EAB">
              <w:rPr>
                <w:noProof/>
                <w:webHidden/>
              </w:rPr>
              <w:fldChar w:fldCharType="separate"/>
            </w:r>
            <w:r w:rsidR="00202EAB">
              <w:rPr>
                <w:noProof/>
                <w:webHidden/>
              </w:rPr>
              <w:t>2</w:t>
            </w:r>
            <w:r w:rsidR="00202EAB">
              <w:rPr>
                <w:noProof/>
                <w:webHidden/>
              </w:rPr>
              <w:fldChar w:fldCharType="end"/>
            </w:r>
          </w:hyperlink>
        </w:p>
        <w:p w14:paraId="09C3ECD5" w14:textId="06AFC517" w:rsidR="00202EAB" w:rsidRDefault="0058237D">
          <w:pPr>
            <w:pStyle w:val="21"/>
            <w:rPr>
              <w:noProof/>
              <w:szCs w:val="22"/>
            </w:rPr>
          </w:pPr>
          <w:hyperlink w:anchor="_Toc115972273" w:history="1">
            <w:r w:rsidR="00202EAB" w:rsidRPr="00920BA4">
              <w:rPr>
                <w:rStyle w:val="ae"/>
                <w:rFonts w:ascii="Century" w:hAnsi="Century"/>
                <w:noProof/>
                <w14:scene3d>
                  <w14:camera w14:prst="orthographicFront"/>
                  <w14:lightRig w14:rig="threePt" w14:dir="t">
                    <w14:rot w14:lat="0" w14:lon="0" w14:rev="0"/>
                  </w14:lightRig>
                </w14:scene3d>
              </w:rPr>
              <w:t>1.4.</w:t>
            </w:r>
            <w:r w:rsidR="00202EAB">
              <w:rPr>
                <w:noProof/>
                <w:szCs w:val="22"/>
              </w:rPr>
              <w:tab/>
            </w:r>
            <w:r w:rsidR="00202EAB" w:rsidRPr="00920BA4">
              <w:rPr>
                <w:rStyle w:val="ae"/>
                <w:noProof/>
              </w:rPr>
              <w:t>コネクタの利用形態について</w:t>
            </w:r>
            <w:r w:rsidR="00202EAB">
              <w:rPr>
                <w:noProof/>
                <w:webHidden/>
              </w:rPr>
              <w:tab/>
            </w:r>
            <w:r w:rsidR="00202EAB">
              <w:rPr>
                <w:noProof/>
                <w:webHidden/>
              </w:rPr>
              <w:fldChar w:fldCharType="begin"/>
            </w:r>
            <w:r w:rsidR="00202EAB">
              <w:rPr>
                <w:noProof/>
                <w:webHidden/>
              </w:rPr>
              <w:instrText xml:space="preserve"> PAGEREF _Toc115972273 \h </w:instrText>
            </w:r>
            <w:r w:rsidR="00202EAB">
              <w:rPr>
                <w:noProof/>
                <w:webHidden/>
              </w:rPr>
            </w:r>
            <w:r w:rsidR="00202EAB">
              <w:rPr>
                <w:noProof/>
                <w:webHidden/>
              </w:rPr>
              <w:fldChar w:fldCharType="separate"/>
            </w:r>
            <w:r w:rsidR="00202EAB">
              <w:rPr>
                <w:noProof/>
                <w:webHidden/>
              </w:rPr>
              <w:t>6</w:t>
            </w:r>
            <w:r w:rsidR="00202EAB">
              <w:rPr>
                <w:noProof/>
                <w:webHidden/>
              </w:rPr>
              <w:fldChar w:fldCharType="end"/>
            </w:r>
          </w:hyperlink>
        </w:p>
        <w:p w14:paraId="3C6162DF" w14:textId="29A58A65" w:rsidR="00202EAB" w:rsidRDefault="0058237D">
          <w:pPr>
            <w:pStyle w:val="31"/>
            <w:tabs>
              <w:tab w:val="left" w:pos="1260"/>
              <w:tab w:val="right" w:leader="dot" w:pos="9736"/>
            </w:tabs>
            <w:rPr>
              <w:noProof/>
              <w:szCs w:val="22"/>
            </w:rPr>
          </w:pPr>
          <w:hyperlink w:anchor="_Toc115972274" w:history="1">
            <w:r w:rsidR="00202EAB" w:rsidRPr="00920BA4">
              <w:rPr>
                <w:rStyle w:val="ae"/>
                <w:rFonts w:ascii="Century" w:hAnsi="Century" w:cstheme="majorHAnsi"/>
                <w:noProof/>
              </w:rPr>
              <w:t>1.4.1.</w:t>
            </w:r>
            <w:r w:rsidR="00202EAB">
              <w:rPr>
                <w:noProof/>
                <w:szCs w:val="22"/>
              </w:rPr>
              <w:tab/>
            </w:r>
            <w:r w:rsidR="00202EAB" w:rsidRPr="00920BA4">
              <w:rPr>
                <w:rStyle w:val="ae"/>
                <w:noProof/>
              </w:rPr>
              <w:t>データ利用者環境</w:t>
            </w:r>
            <w:r w:rsidR="00202EAB">
              <w:rPr>
                <w:noProof/>
                <w:webHidden/>
              </w:rPr>
              <w:tab/>
            </w:r>
            <w:r w:rsidR="00202EAB">
              <w:rPr>
                <w:noProof/>
                <w:webHidden/>
              </w:rPr>
              <w:fldChar w:fldCharType="begin"/>
            </w:r>
            <w:r w:rsidR="00202EAB">
              <w:rPr>
                <w:noProof/>
                <w:webHidden/>
              </w:rPr>
              <w:instrText xml:space="preserve"> PAGEREF _Toc115972274 \h </w:instrText>
            </w:r>
            <w:r w:rsidR="00202EAB">
              <w:rPr>
                <w:noProof/>
                <w:webHidden/>
              </w:rPr>
            </w:r>
            <w:r w:rsidR="00202EAB">
              <w:rPr>
                <w:noProof/>
                <w:webHidden/>
              </w:rPr>
              <w:fldChar w:fldCharType="separate"/>
            </w:r>
            <w:r w:rsidR="00202EAB">
              <w:rPr>
                <w:noProof/>
                <w:webHidden/>
              </w:rPr>
              <w:t>6</w:t>
            </w:r>
            <w:r w:rsidR="00202EAB">
              <w:rPr>
                <w:noProof/>
                <w:webHidden/>
              </w:rPr>
              <w:fldChar w:fldCharType="end"/>
            </w:r>
          </w:hyperlink>
        </w:p>
        <w:p w14:paraId="7F1AE764" w14:textId="04823CCD" w:rsidR="00202EAB" w:rsidRDefault="0058237D">
          <w:pPr>
            <w:pStyle w:val="31"/>
            <w:tabs>
              <w:tab w:val="left" w:pos="1260"/>
              <w:tab w:val="right" w:leader="dot" w:pos="9736"/>
            </w:tabs>
            <w:rPr>
              <w:noProof/>
              <w:szCs w:val="22"/>
            </w:rPr>
          </w:pPr>
          <w:hyperlink w:anchor="_Toc115972275" w:history="1">
            <w:r w:rsidR="00202EAB" w:rsidRPr="00920BA4">
              <w:rPr>
                <w:rStyle w:val="ae"/>
                <w:rFonts w:ascii="Century" w:hAnsi="Century" w:cstheme="majorHAnsi"/>
                <w:noProof/>
              </w:rPr>
              <w:t>1.4.2.</w:t>
            </w:r>
            <w:r w:rsidR="00202EAB">
              <w:rPr>
                <w:noProof/>
                <w:szCs w:val="22"/>
              </w:rPr>
              <w:tab/>
            </w:r>
            <w:r w:rsidR="00202EAB" w:rsidRPr="00920BA4">
              <w:rPr>
                <w:rStyle w:val="ae"/>
                <w:noProof/>
              </w:rPr>
              <w:t>データ提供者環境</w:t>
            </w:r>
            <w:r w:rsidR="00202EAB">
              <w:rPr>
                <w:noProof/>
                <w:webHidden/>
              </w:rPr>
              <w:tab/>
            </w:r>
            <w:r w:rsidR="00202EAB">
              <w:rPr>
                <w:noProof/>
                <w:webHidden/>
              </w:rPr>
              <w:fldChar w:fldCharType="begin"/>
            </w:r>
            <w:r w:rsidR="00202EAB">
              <w:rPr>
                <w:noProof/>
                <w:webHidden/>
              </w:rPr>
              <w:instrText xml:space="preserve"> PAGEREF _Toc115972275 \h </w:instrText>
            </w:r>
            <w:r w:rsidR="00202EAB">
              <w:rPr>
                <w:noProof/>
                <w:webHidden/>
              </w:rPr>
            </w:r>
            <w:r w:rsidR="00202EAB">
              <w:rPr>
                <w:noProof/>
                <w:webHidden/>
              </w:rPr>
              <w:fldChar w:fldCharType="separate"/>
            </w:r>
            <w:r w:rsidR="00202EAB">
              <w:rPr>
                <w:noProof/>
                <w:webHidden/>
              </w:rPr>
              <w:t>7</w:t>
            </w:r>
            <w:r w:rsidR="00202EAB">
              <w:rPr>
                <w:noProof/>
                <w:webHidden/>
              </w:rPr>
              <w:fldChar w:fldCharType="end"/>
            </w:r>
          </w:hyperlink>
        </w:p>
        <w:p w14:paraId="462BD420" w14:textId="72F11616" w:rsidR="00202EAB" w:rsidRDefault="0058237D">
          <w:pPr>
            <w:pStyle w:val="11"/>
            <w:tabs>
              <w:tab w:val="left" w:pos="420"/>
              <w:tab w:val="right" w:leader="dot" w:pos="9736"/>
            </w:tabs>
            <w:rPr>
              <w:noProof/>
              <w:szCs w:val="22"/>
            </w:rPr>
          </w:pPr>
          <w:hyperlink w:anchor="_Toc115972276" w:history="1">
            <w:r w:rsidR="00202EAB" w:rsidRPr="00920BA4">
              <w:rPr>
                <w:rStyle w:val="ae"/>
                <w:rFonts w:ascii="Century" w:hAnsi="Century"/>
                <w:noProof/>
                <w14:scene3d>
                  <w14:camera w14:prst="orthographicFront"/>
                  <w14:lightRig w14:rig="threePt" w14:dir="t">
                    <w14:rot w14:lat="0" w14:lon="0" w14:rev="0"/>
                  </w14:lightRig>
                </w14:scene3d>
              </w:rPr>
              <w:t>2.</w:t>
            </w:r>
            <w:r w:rsidR="00202EAB">
              <w:rPr>
                <w:noProof/>
                <w:szCs w:val="22"/>
              </w:rPr>
              <w:tab/>
            </w:r>
            <w:r w:rsidR="00202EAB" w:rsidRPr="00920BA4">
              <w:rPr>
                <w:rStyle w:val="ae"/>
                <w:noProof/>
              </w:rPr>
              <w:t>CADDE</w:t>
            </w:r>
            <w:r w:rsidR="00202EAB" w:rsidRPr="00920BA4">
              <w:rPr>
                <w:rStyle w:val="ae"/>
                <w:noProof/>
              </w:rPr>
              <w:t>システム利用パターン</w:t>
            </w:r>
            <w:r w:rsidR="00202EAB">
              <w:rPr>
                <w:noProof/>
                <w:webHidden/>
              </w:rPr>
              <w:tab/>
            </w:r>
            <w:r w:rsidR="00202EAB">
              <w:rPr>
                <w:noProof/>
                <w:webHidden/>
              </w:rPr>
              <w:fldChar w:fldCharType="begin"/>
            </w:r>
            <w:r w:rsidR="00202EAB">
              <w:rPr>
                <w:noProof/>
                <w:webHidden/>
              </w:rPr>
              <w:instrText xml:space="preserve"> PAGEREF _Toc115972276 \h </w:instrText>
            </w:r>
            <w:r w:rsidR="00202EAB">
              <w:rPr>
                <w:noProof/>
                <w:webHidden/>
              </w:rPr>
            </w:r>
            <w:r w:rsidR="00202EAB">
              <w:rPr>
                <w:noProof/>
                <w:webHidden/>
              </w:rPr>
              <w:fldChar w:fldCharType="separate"/>
            </w:r>
            <w:r w:rsidR="00202EAB">
              <w:rPr>
                <w:noProof/>
                <w:webHidden/>
              </w:rPr>
              <w:t>8</w:t>
            </w:r>
            <w:r w:rsidR="00202EAB">
              <w:rPr>
                <w:noProof/>
                <w:webHidden/>
              </w:rPr>
              <w:fldChar w:fldCharType="end"/>
            </w:r>
          </w:hyperlink>
        </w:p>
        <w:p w14:paraId="1A759F93" w14:textId="49F3852F" w:rsidR="00202EAB" w:rsidRDefault="0058237D">
          <w:pPr>
            <w:pStyle w:val="21"/>
            <w:rPr>
              <w:noProof/>
              <w:szCs w:val="22"/>
            </w:rPr>
          </w:pPr>
          <w:hyperlink w:anchor="_Toc115972277" w:history="1">
            <w:r w:rsidR="00202EAB" w:rsidRPr="00920BA4">
              <w:rPr>
                <w:rStyle w:val="ae"/>
                <w:rFonts w:ascii="Century" w:hAnsi="Century"/>
                <w:noProof/>
                <w14:scene3d>
                  <w14:camera w14:prst="orthographicFront"/>
                  <w14:lightRig w14:rig="threePt" w14:dir="t">
                    <w14:rot w14:lat="0" w14:lon="0" w14:rev="0"/>
                  </w14:lightRig>
                </w14:scene3d>
              </w:rPr>
              <w:t>2.1.</w:t>
            </w:r>
            <w:r w:rsidR="00202EAB">
              <w:rPr>
                <w:noProof/>
                <w:szCs w:val="22"/>
              </w:rPr>
              <w:tab/>
            </w:r>
            <w:r w:rsidR="00202EAB" w:rsidRPr="00920BA4">
              <w:rPr>
                <w:rStyle w:val="ae"/>
                <w:noProof/>
              </w:rPr>
              <w:t>システム利用パターン概要</w:t>
            </w:r>
            <w:r w:rsidR="00202EAB">
              <w:rPr>
                <w:noProof/>
                <w:webHidden/>
              </w:rPr>
              <w:tab/>
            </w:r>
            <w:r w:rsidR="00202EAB">
              <w:rPr>
                <w:noProof/>
                <w:webHidden/>
              </w:rPr>
              <w:fldChar w:fldCharType="begin"/>
            </w:r>
            <w:r w:rsidR="00202EAB">
              <w:rPr>
                <w:noProof/>
                <w:webHidden/>
              </w:rPr>
              <w:instrText xml:space="preserve"> PAGEREF _Toc115972277 \h </w:instrText>
            </w:r>
            <w:r w:rsidR="00202EAB">
              <w:rPr>
                <w:noProof/>
                <w:webHidden/>
              </w:rPr>
            </w:r>
            <w:r w:rsidR="00202EAB">
              <w:rPr>
                <w:noProof/>
                <w:webHidden/>
              </w:rPr>
              <w:fldChar w:fldCharType="separate"/>
            </w:r>
            <w:r w:rsidR="00202EAB">
              <w:rPr>
                <w:noProof/>
                <w:webHidden/>
              </w:rPr>
              <w:t>8</w:t>
            </w:r>
            <w:r w:rsidR="00202EAB">
              <w:rPr>
                <w:noProof/>
                <w:webHidden/>
              </w:rPr>
              <w:fldChar w:fldCharType="end"/>
            </w:r>
          </w:hyperlink>
        </w:p>
        <w:p w14:paraId="2D779CFA" w14:textId="27D7412B" w:rsidR="00202EAB" w:rsidRDefault="0058237D">
          <w:pPr>
            <w:pStyle w:val="21"/>
            <w:rPr>
              <w:noProof/>
              <w:szCs w:val="22"/>
            </w:rPr>
          </w:pPr>
          <w:hyperlink w:anchor="_Toc115972278" w:history="1">
            <w:r w:rsidR="00202EAB" w:rsidRPr="00920BA4">
              <w:rPr>
                <w:rStyle w:val="ae"/>
                <w:rFonts w:ascii="Century" w:hAnsi="Century"/>
                <w:noProof/>
                <w14:scene3d>
                  <w14:camera w14:prst="orthographicFront"/>
                  <w14:lightRig w14:rig="threePt" w14:dir="t">
                    <w14:rot w14:lat="0" w14:lon="0" w14:rev="0"/>
                  </w14:lightRig>
                </w14:scene3d>
              </w:rPr>
              <w:t>2.2.</w:t>
            </w:r>
            <w:r w:rsidR="00202EAB">
              <w:rPr>
                <w:noProof/>
                <w:szCs w:val="22"/>
              </w:rPr>
              <w:tab/>
            </w:r>
            <w:r w:rsidR="00202EAB" w:rsidRPr="00920BA4">
              <w:rPr>
                <w:rStyle w:val="ae"/>
                <w:noProof/>
              </w:rPr>
              <w:t>システム利用パターンとその導入と設定概要</w:t>
            </w:r>
            <w:r w:rsidR="00202EAB">
              <w:rPr>
                <w:noProof/>
                <w:webHidden/>
              </w:rPr>
              <w:tab/>
            </w:r>
            <w:r w:rsidR="00202EAB">
              <w:rPr>
                <w:noProof/>
                <w:webHidden/>
              </w:rPr>
              <w:fldChar w:fldCharType="begin"/>
            </w:r>
            <w:r w:rsidR="00202EAB">
              <w:rPr>
                <w:noProof/>
                <w:webHidden/>
              </w:rPr>
              <w:instrText xml:space="preserve"> PAGEREF _Toc115972278 \h </w:instrText>
            </w:r>
            <w:r w:rsidR="00202EAB">
              <w:rPr>
                <w:noProof/>
                <w:webHidden/>
              </w:rPr>
            </w:r>
            <w:r w:rsidR="00202EAB">
              <w:rPr>
                <w:noProof/>
                <w:webHidden/>
              </w:rPr>
              <w:fldChar w:fldCharType="separate"/>
            </w:r>
            <w:r w:rsidR="00202EAB">
              <w:rPr>
                <w:noProof/>
                <w:webHidden/>
              </w:rPr>
              <w:t>9</w:t>
            </w:r>
            <w:r w:rsidR="00202EAB">
              <w:rPr>
                <w:noProof/>
                <w:webHidden/>
              </w:rPr>
              <w:fldChar w:fldCharType="end"/>
            </w:r>
          </w:hyperlink>
        </w:p>
        <w:p w14:paraId="60CDDCBD" w14:textId="6395EA0E" w:rsidR="00202EAB" w:rsidRDefault="0058237D">
          <w:pPr>
            <w:pStyle w:val="31"/>
            <w:tabs>
              <w:tab w:val="left" w:pos="1260"/>
              <w:tab w:val="right" w:leader="dot" w:pos="9736"/>
            </w:tabs>
            <w:rPr>
              <w:noProof/>
              <w:szCs w:val="22"/>
            </w:rPr>
          </w:pPr>
          <w:hyperlink w:anchor="_Toc115972279" w:history="1">
            <w:r w:rsidR="00202EAB" w:rsidRPr="00920BA4">
              <w:rPr>
                <w:rStyle w:val="ae"/>
                <w:rFonts w:ascii="Century" w:hAnsi="Century" w:cstheme="majorHAnsi"/>
                <w:noProof/>
              </w:rPr>
              <w:t>2.2.1.</w:t>
            </w:r>
            <w:r w:rsidR="00202EAB">
              <w:rPr>
                <w:noProof/>
                <w:szCs w:val="22"/>
              </w:rPr>
              <w:tab/>
            </w:r>
            <w:r w:rsidR="00202EAB" w:rsidRPr="00920BA4">
              <w:rPr>
                <w:rStyle w:val="ae"/>
                <w:noProof/>
              </w:rPr>
              <w:t>基本パターンとその導入と設定概要</w:t>
            </w:r>
            <w:r w:rsidR="00202EAB">
              <w:rPr>
                <w:noProof/>
                <w:webHidden/>
              </w:rPr>
              <w:tab/>
            </w:r>
            <w:r w:rsidR="00202EAB">
              <w:rPr>
                <w:noProof/>
                <w:webHidden/>
              </w:rPr>
              <w:fldChar w:fldCharType="begin"/>
            </w:r>
            <w:r w:rsidR="00202EAB">
              <w:rPr>
                <w:noProof/>
                <w:webHidden/>
              </w:rPr>
              <w:instrText xml:space="preserve"> PAGEREF _Toc115972279 \h </w:instrText>
            </w:r>
            <w:r w:rsidR="00202EAB">
              <w:rPr>
                <w:noProof/>
                <w:webHidden/>
              </w:rPr>
            </w:r>
            <w:r w:rsidR="00202EAB">
              <w:rPr>
                <w:noProof/>
                <w:webHidden/>
              </w:rPr>
              <w:fldChar w:fldCharType="separate"/>
            </w:r>
            <w:r w:rsidR="00202EAB">
              <w:rPr>
                <w:noProof/>
                <w:webHidden/>
              </w:rPr>
              <w:t>9</w:t>
            </w:r>
            <w:r w:rsidR="00202EAB">
              <w:rPr>
                <w:noProof/>
                <w:webHidden/>
              </w:rPr>
              <w:fldChar w:fldCharType="end"/>
            </w:r>
          </w:hyperlink>
        </w:p>
        <w:p w14:paraId="549A2829" w14:textId="50224B2B" w:rsidR="00202EAB" w:rsidRDefault="0058237D">
          <w:pPr>
            <w:pStyle w:val="31"/>
            <w:tabs>
              <w:tab w:val="left" w:pos="1260"/>
              <w:tab w:val="right" w:leader="dot" w:pos="9736"/>
            </w:tabs>
            <w:rPr>
              <w:noProof/>
              <w:szCs w:val="22"/>
            </w:rPr>
          </w:pPr>
          <w:hyperlink w:anchor="_Toc115972280" w:history="1">
            <w:r w:rsidR="00202EAB" w:rsidRPr="00920BA4">
              <w:rPr>
                <w:rStyle w:val="ae"/>
                <w:rFonts w:ascii="Century" w:hAnsi="Century" w:cstheme="majorHAnsi"/>
                <w:noProof/>
              </w:rPr>
              <w:t>2.2.2.</w:t>
            </w:r>
            <w:r w:rsidR="00202EAB">
              <w:rPr>
                <w:noProof/>
                <w:szCs w:val="22"/>
              </w:rPr>
              <w:tab/>
            </w:r>
            <w:r w:rsidR="00202EAB" w:rsidRPr="00920BA4">
              <w:rPr>
                <w:rStyle w:val="ae"/>
                <w:noProof/>
              </w:rPr>
              <w:t>簡易パターンとその導入と設定概要</w:t>
            </w:r>
            <w:r w:rsidR="00202EAB">
              <w:rPr>
                <w:noProof/>
                <w:webHidden/>
              </w:rPr>
              <w:tab/>
            </w:r>
            <w:r w:rsidR="00202EAB">
              <w:rPr>
                <w:noProof/>
                <w:webHidden/>
              </w:rPr>
              <w:fldChar w:fldCharType="begin"/>
            </w:r>
            <w:r w:rsidR="00202EAB">
              <w:rPr>
                <w:noProof/>
                <w:webHidden/>
              </w:rPr>
              <w:instrText xml:space="preserve"> PAGEREF _Toc115972280 \h </w:instrText>
            </w:r>
            <w:r w:rsidR="00202EAB">
              <w:rPr>
                <w:noProof/>
                <w:webHidden/>
              </w:rPr>
            </w:r>
            <w:r w:rsidR="00202EAB">
              <w:rPr>
                <w:noProof/>
                <w:webHidden/>
              </w:rPr>
              <w:fldChar w:fldCharType="separate"/>
            </w:r>
            <w:r w:rsidR="00202EAB">
              <w:rPr>
                <w:noProof/>
                <w:webHidden/>
              </w:rPr>
              <w:t>11</w:t>
            </w:r>
            <w:r w:rsidR="00202EAB">
              <w:rPr>
                <w:noProof/>
                <w:webHidden/>
              </w:rPr>
              <w:fldChar w:fldCharType="end"/>
            </w:r>
          </w:hyperlink>
        </w:p>
        <w:p w14:paraId="39037D25" w14:textId="51AE0FA3" w:rsidR="00202EAB" w:rsidRDefault="0058237D">
          <w:pPr>
            <w:pStyle w:val="31"/>
            <w:tabs>
              <w:tab w:val="left" w:pos="1260"/>
              <w:tab w:val="right" w:leader="dot" w:pos="9736"/>
            </w:tabs>
            <w:rPr>
              <w:noProof/>
              <w:szCs w:val="22"/>
            </w:rPr>
          </w:pPr>
          <w:hyperlink w:anchor="_Toc115972281" w:history="1">
            <w:r w:rsidR="00202EAB" w:rsidRPr="00920BA4">
              <w:rPr>
                <w:rStyle w:val="ae"/>
                <w:rFonts w:ascii="Century" w:hAnsi="Century" w:cstheme="majorHAnsi"/>
                <w:noProof/>
              </w:rPr>
              <w:t>2.2.3.</w:t>
            </w:r>
            <w:r w:rsidR="00202EAB">
              <w:rPr>
                <w:noProof/>
                <w:szCs w:val="22"/>
              </w:rPr>
              <w:tab/>
            </w:r>
            <w:r w:rsidR="00202EAB" w:rsidRPr="00920BA4">
              <w:rPr>
                <w:rStyle w:val="ae"/>
                <w:noProof/>
              </w:rPr>
              <w:t>データ取引市場利用パターンとその導入と設定概要</w:t>
            </w:r>
            <w:r w:rsidR="00202EAB">
              <w:rPr>
                <w:noProof/>
                <w:webHidden/>
              </w:rPr>
              <w:tab/>
            </w:r>
            <w:r w:rsidR="00202EAB">
              <w:rPr>
                <w:noProof/>
                <w:webHidden/>
              </w:rPr>
              <w:fldChar w:fldCharType="begin"/>
            </w:r>
            <w:r w:rsidR="00202EAB">
              <w:rPr>
                <w:noProof/>
                <w:webHidden/>
              </w:rPr>
              <w:instrText xml:space="preserve"> PAGEREF _Toc115972281 \h </w:instrText>
            </w:r>
            <w:r w:rsidR="00202EAB">
              <w:rPr>
                <w:noProof/>
                <w:webHidden/>
              </w:rPr>
            </w:r>
            <w:r w:rsidR="00202EAB">
              <w:rPr>
                <w:noProof/>
                <w:webHidden/>
              </w:rPr>
              <w:fldChar w:fldCharType="separate"/>
            </w:r>
            <w:r w:rsidR="00202EAB">
              <w:rPr>
                <w:noProof/>
                <w:webHidden/>
              </w:rPr>
              <w:t>12</w:t>
            </w:r>
            <w:r w:rsidR="00202EAB">
              <w:rPr>
                <w:noProof/>
                <w:webHidden/>
              </w:rPr>
              <w:fldChar w:fldCharType="end"/>
            </w:r>
          </w:hyperlink>
        </w:p>
        <w:p w14:paraId="55E4BC85" w14:textId="00DF301D" w:rsidR="00202EAB" w:rsidRDefault="0058237D">
          <w:pPr>
            <w:pStyle w:val="11"/>
            <w:tabs>
              <w:tab w:val="left" w:pos="420"/>
              <w:tab w:val="right" w:leader="dot" w:pos="9736"/>
            </w:tabs>
            <w:rPr>
              <w:noProof/>
              <w:szCs w:val="22"/>
            </w:rPr>
          </w:pPr>
          <w:hyperlink w:anchor="_Toc115972282" w:history="1">
            <w:r w:rsidR="00202EAB" w:rsidRPr="00920BA4">
              <w:rPr>
                <w:rStyle w:val="ae"/>
                <w:rFonts w:ascii="Century" w:hAnsi="Century"/>
                <w:noProof/>
                <w14:scene3d>
                  <w14:camera w14:prst="orthographicFront"/>
                  <w14:lightRig w14:rig="threePt" w14:dir="t">
                    <w14:rot w14:lat="0" w14:lon="0" w14:rev="0"/>
                  </w14:lightRig>
                </w14:scene3d>
              </w:rPr>
              <w:t>3.</w:t>
            </w:r>
            <w:r w:rsidR="00202EAB">
              <w:rPr>
                <w:noProof/>
                <w:szCs w:val="22"/>
              </w:rPr>
              <w:tab/>
            </w:r>
            <w:r w:rsidR="00202EAB" w:rsidRPr="00920BA4">
              <w:rPr>
                <w:rStyle w:val="ae"/>
                <w:noProof/>
              </w:rPr>
              <w:t>導入方法</w:t>
            </w:r>
            <w:r w:rsidR="00202EAB">
              <w:rPr>
                <w:noProof/>
                <w:webHidden/>
              </w:rPr>
              <w:tab/>
            </w:r>
            <w:r w:rsidR="00202EAB">
              <w:rPr>
                <w:noProof/>
                <w:webHidden/>
              </w:rPr>
              <w:fldChar w:fldCharType="begin"/>
            </w:r>
            <w:r w:rsidR="00202EAB">
              <w:rPr>
                <w:noProof/>
                <w:webHidden/>
              </w:rPr>
              <w:instrText xml:space="preserve"> PAGEREF _Toc115972282 \h </w:instrText>
            </w:r>
            <w:r w:rsidR="00202EAB">
              <w:rPr>
                <w:noProof/>
                <w:webHidden/>
              </w:rPr>
            </w:r>
            <w:r w:rsidR="00202EAB">
              <w:rPr>
                <w:noProof/>
                <w:webHidden/>
              </w:rPr>
              <w:fldChar w:fldCharType="separate"/>
            </w:r>
            <w:r w:rsidR="00202EAB">
              <w:rPr>
                <w:noProof/>
                <w:webHidden/>
              </w:rPr>
              <w:t>14</w:t>
            </w:r>
            <w:r w:rsidR="00202EAB">
              <w:rPr>
                <w:noProof/>
                <w:webHidden/>
              </w:rPr>
              <w:fldChar w:fldCharType="end"/>
            </w:r>
          </w:hyperlink>
        </w:p>
        <w:p w14:paraId="4321307A" w14:textId="26656E80" w:rsidR="00202EAB" w:rsidRDefault="0058237D">
          <w:pPr>
            <w:pStyle w:val="21"/>
            <w:rPr>
              <w:noProof/>
              <w:szCs w:val="22"/>
            </w:rPr>
          </w:pPr>
          <w:hyperlink w:anchor="_Toc115972283" w:history="1">
            <w:r w:rsidR="00202EAB" w:rsidRPr="00920BA4">
              <w:rPr>
                <w:rStyle w:val="ae"/>
                <w:rFonts w:ascii="Century" w:hAnsi="Century"/>
                <w:noProof/>
                <w14:scene3d>
                  <w14:camera w14:prst="orthographicFront"/>
                  <w14:lightRig w14:rig="threePt" w14:dir="t">
                    <w14:rot w14:lat="0" w14:lon="0" w14:rev="0"/>
                  </w14:lightRig>
                </w14:scene3d>
              </w:rPr>
              <w:t>3.1.</w:t>
            </w:r>
            <w:r w:rsidR="00202EAB">
              <w:rPr>
                <w:noProof/>
                <w:szCs w:val="22"/>
              </w:rPr>
              <w:tab/>
            </w:r>
            <w:r w:rsidR="00202EAB" w:rsidRPr="00920BA4">
              <w:rPr>
                <w:rStyle w:val="ae"/>
                <w:noProof/>
                <w:lang w:val="ja-JP"/>
              </w:rPr>
              <w:t>データ利用者及びデータ提供者</w:t>
            </w:r>
            <w:r w:rsidR="00202EAB" w:rsidRPr="00920BA4">
              <w:rPr>
                <w:rStyle w:val="ae"/>
                <w:noProof/>
              </w:rPr>
              <w:t>ごとの</w:t>
            </w:r>
            <w:r w:rsidR="00202EAB" w:rsidRPr="00920BA4">
              <w:rPr>
                <w:rStyle w:val="ae"/>
                <w:noProof/>
              </w:rPr>
              <w:t>CADDE</w:t>
            </w:r>
            <w:r w:rsidR="00202EAB" w:rsidRPr="00920BA4">
              <w:rPr>
                <w:rStyle w:val="ae"/>
                <w:noProof/>
              </w:rPr>
              <w:t>システム環境の導入</w:t>
            </w:r>
            <w:r w:rsidR="00202EAB">
              <w:rPr>
                <w:noProof/>
                <w:webHidden/>
              </w:rPr>
              <w:tab/>
            </w:r>
            <w:r w:rsidR="00202EAB">
              <w:rPr>
                <w:noProof/>
                <w:webHidden/>
              </w:rPr>
              <w:fldChar w:fldCharType="begin"/>
            </w:r>
            <w:r w:rsidR="00202EAB">
              <w:rPr>
                <w:noProof/>
                <w:webHidden/>
              </w:rPr>
              <w:instrText xml:space="preserve"> PAGEREF _Toc115972283 \h </w:instrText>
            </w:r>
            <w:r w:rsidR="00202EAB">
              <w:rPr>
                <w:noProof/>
                <w:webHidden/>
              </w:rPr>
            </w:r>
            <w:r w:rsidR="00202EAB">
              <w:rPr>
                <w:noProof/>
                <w:webHidden/>
              </w:rPr>
              <w:fldChar w:fldCharType="separate"/>
            </w:r>
            <w:r w:rsidR="00202EAB">
              <w:rPr>
                <w:noProof/>
                <w:webHidden/>
              </w:rPr>
              <w:t>14</w:t>
            </w:r>
            <w:r w:rsidR="00202EAB">
              <w:rPr>
                <w:noProof/>
                <w:webHidden/>
              </w:rPr>
              <w:fldChar w:fldCharType="end"/>
            </w:r>
          </w:hyperlink>
        </w:p>
        <w:p w14:paraId="6B4DA351" w14:textId="67C77AD4" w:rsidR="00202EAB" w:rsidRDefault="0058237D">
          <w:pPr>
            <w:pStyle w:val="21"/>
            <w:rPr>
              <w:noProof/>
              <w:szCs w:val="22"/>
            </w:rPr>
          </w:pPr>
          <w:hyperlink w:anchor="_Toc115972284" w:history="1">
            <w:r w:rsidR="00202EAB" w:rsidRPr="00920BA4">
              <w:rPr>
                <w:rStyle w:val="ae"/>
                <w:rFonts w:ascii="Century" w:hAnsi="Century"/>
                <w:noProof/>
                <w14:scene3d>
                  <w14:camera w14:prst="orthographicFront"/>
                  <w14:lightRig w14:rig="threePt" w14:dir="t">
                    <w14:rot w14:lat="0" w14:lon="0" w14:rev="0"/>
                  </w14:lightRig>
                </w14:scene3d>
              </w:rPr>
              <w:t>3.2.</w:t>
            </w:r>
            <w:r w:rsidR="00202EAB">
              <w:rPr>
                <w:noProof/>
                <w:szCs w:val="22"/>
              </w:rPr>
              <w:tab/>
            </w:r>
            <w:r w:rsidR="00202EAB" w:rsidRPr="00920BA4">
              <w:rPr>
                <w:rStyle w:val="ae"/>
                <w:noProof/>
              </w:rPr>
              <w:t>データ提供者の導入作業概要</w:t>
            </w:r>
            <w:r w:rsidR="00202EAB">
              <w:rPr>
                <w:noProof/>
                <w:webHidden/>
              </w:rPr>
              <w:tab/>
            </w:r>
            <w:r w:rsidR="00202EAB">
              <w:rPr>
                <w:noProof/>
                <w:webHidden/>
              </w:rPr>
              <w:fldChar w:fldCharType="begin"/>
            </w:r>
            <w:r w:rsidR="00202EAB">
              <w:rPr>
                <w:noProof/>
                <w:webHidden/>
              </w:rPr>
              <w:instrText xml:space="preserve"> PAGEREF _Toc115972284 \h </w:instrText>
            </w:r>
            <w:r w:rsidR="00202EAB">
              <w:rPr>
                <w:noProof/>
                <w:webHidden/>
              </w:rPr>
            </w:r>
            <w:r w:rsidR="00202EAB">
              <w:rPr>
                <w:noProof/>
                <w:webHidden/>
              </w:rPr>
              <w:fldChar w:fldCharType="separate"/>
            </w:r>
            <w:r w:rsidR="00202EAB">
              <w:rPr>
                <w:noProof/>
                <w:webHidden/>
              </w:rPr>
              <w:t>14</w:t>
            </w:r>
            <w:r w:rsidR="00202EAB">
              <w:rPr>
                <w:noProof/>
                <w:webHidden/>
              </w:rPr>
              <w:fldChar w:fldCharType="end"/>
            </w:r>
          </w:hyperlink>
        </w:p>
        <w:p w14:paraId="1C7F42F4" w14:textId="304A9295" w:rsidR="00202EAB" w:rsidRDefault="0058237D">
          <w:pPr>
            <w:pStyle w:val="31"/>
            <w:tabs>
              <w:tab w:val="left" w:pos="1260"/>
              <w:tab w:val="right" w:leader="dot" w:pos="9736"/>
            </w:tabs>
            <w:rPr>
              <w:noProof/>
              <w:szCs w:val="22"/>
            </w:rPr>
          </w:pPr>
          <w:hyperlink w:anchor="_Toc115972285" w:history="1">
            <w:r w:rsidR="00202EAB" w:rsidRPr="00920BA4">
              <w:rPr>
                <w:rStyle w:val="ae"/>
                <w:rFonts w:ascii="Century" w:hAnsi="Century" w:cstheme="majorHAnsi"/>
                <w:noProof/>
              </w:rPr>
              <w:t>3.2.1.</w:t>
            </w:r>
            <w:r w:rsidR="00202EAB">
              <w:rPr>
                <w:noProof/>
                <w:szCs w:val="22"/>
              </w:rPr>
              <w:tab/>
            </w:r>
            <w:r w:rsidR="00202EAB" w:rsidRPr="00920BA4">
              <w:rPr>
                <w:rStyle w:val="ae"/>
                <w:noProof/>
                <w:lang w:val="ja-JP"/>
              </w:rPr>
              <w:t>基本パターン</w:t>
            </w:r>
            <w:r w:rsidR="00202EAB">
              <w:rPr>
                <w:noProof/>
                <w:webHidden/>
              </w:rPr>
              <w:tab/>
            </w:r>
            <w:r w:rsidR="00202EAB">
              <w:rPr>
                <w:noProof/>
                <w:webHidden/>
              </w:rPr>
              <w:fldChar w:fldCharType="begin"/>
            </w:r>
            <w:r w:rsidR="00202EAB">
              <w:rPr>
                <w:noProof/>
                <w:webHidden/>
              </w:rPr>
              <w:instrText xml:space="preserve"> PAGEREF _Toc115972285 \h </w:instrText>
            </w:r>
            <w:r w:rsidR="00202EAB">
              <w:rPr>
                <w:noProof/>
                <w:webHidden/>
              </w:rPr>
            </w:r>
            <w:r w:rsidR="00202EAB">
              <w:rPr>
                <w:noProof/>
                <w:webHidden/>
              </w:rPr>
              <w:fldChar w:fldCharType="separate"/>
            </w:r>
            <w:r w:rsidR="00202EAB">
              <w:rPr>
                <w:noProof/>
                <w:webHidden/>
              </w:rPr>
              <w:t>14</w:t>
            </w:r>
            <w:r w:rsidR="00202EAB">
              <w:rPr>
                <w:noProof/>
                <w:webHidden/>
              </w:rPr>
              <w:fldChar w:fldCharType="end"/>
            </w:r>
          </w:hyperlink>
        </w:p>
        <w:p w14:paraId="59384D1A" w14:textId="39C0F132" w:rsidR="00202EAB" w:rsidRDefault="0058237D">
          <w:pPr>
            <w:pStyle w:val="31"/>
            <w:tabs>
              <w:tab w:val="left" w:pos="1260"/>
              <w:tab w:val="right" w:leader="dot" w:pos="9736"/>
            </w:tabs>
            <w:rPr>
              <w:noProof/>
              <w:szCs w:val="22"/>
            </w:rPr>
          </w:pPr>
          <w:hyperlink w:anchor="_Toc115972286" w:history="1">
            <w:r w:rsidR="00202EAB" w:rsidRPr="00920BA4">
              <w:rPr>
                <w:rStyle w:val="ae"/>
                <w:rFonts w:ascii="Century" w:hAnsi="Century" w:cstheme="majorHAnsi"/>
                <w:noProof/>
              </w:rPr>
              <w:t>3.2.2.</w:t>
            </w:r>
            <w:r w:rsidR="00202EAB">
              <w:rPr>
                <w:noProof/>
                <w:szCs w:val="22"/>
              </w:rPr>
              <w:tab/>
            </w:r>
            <w:r w:rsidR="00202EAB" w:rsidRPr="00920BA4">
              <w:rPr>
                <w:rStyle w:val="ae"/>
                <w:noProof/>
                <w:lang w:val="ja-JP"/>
              </w:rPr>
              <w:t>簡易パターン</w:t>
            </w:r>
            <w:r w:rsidR="00202EAB">
              <w:rPr>
                <w:noProof/>
                <w:webHidden/>
              </w:rPr>
              <w:tab/>
            </w:r>
            <w:r w:rsidR="00202EAB">
              <w:rPr>
                <w:noProof/>
                <w:webHidden/>
              </w:rPr>
              <w:fldChar w:fldCharType="begin"/>
            </w:r>
            <w:r w:rsidR="00202EAB">
              <w:rPr>
                <w:noProof/>
                <w:webHidden/>
              </w:rPr>
              <w:instrText xml:space="preserve"> PAGEREF _Toc115972286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5FF2BCB4" w14:textId="0472F410" w:rsidR="00202EAB" w:rsidRDefault="0058237D">
          <w:pPr>
            <w:pStyle w:val="31"/>
            <w:tabs>
              <w:tab w:val="left" w:pos="1260"/>
              <w:tab w:val="right" w:leader="dot" w:pos="9736"/>
            </w:tabs>
            <w:rPr>
              <w:noProof/>
              <w:szCs w:val="22"/>
            </w:rPr>
          </w:pPr>
          <w:hyperlink w:anchor="_Toc115972287" w:history="1">
            <w:r w:rsidR="00202EAB" w:rsidRPr="00920BA4">
              <w:rPr>
                <w:rStyle w:val="ae"/>
                <w:rFonts w:ascii="Century" w:hAnsi="Century" w:cstheme="majorHAnsi"/>
                <w:noProof/>
              </w:rPr>
              <w:t>3.2.3.</w:t>
            </w:r>
            <w:r w:rsidR="00202EAB">
              <w:rPr>
                <w:noProof/>
                <w:szCs w:val="22"/>
              </w:rPr>
              <w:tab/>
            </w:r>
            <w:r w:rsidR="00202EAB" w:rsidRPr="00920BA4">
              <w:rPr>
                <w:rStyle w:val="ae"/>
                <w:noProof/>
              </w:rPr>
              <w:t>市場利用パターン</w:t>
            </w:r>
            <w:r w:rsidR="00202EAB">
              <w:rPr>
                <w:noProof/>
                <w:webHidden/>
              </w:rPr>
              <w:tab/>
            </w:r>
            <w:r w:rsidR="00202EAB">
              <w:rPr>
                <w:noProof/>
                <w:webHidden/>
              </w:rPr>
              <w:fldChar w:fldCharType="begin"/>
            </w:r>
            <w:r w:rsidR="00202EAB">
              <w:rPr>
                <w:noProof/>
                <w:webHidden/>
              </w:rPr>
              <w:instrText xml:space="preserve"> PAGEREF _Toc115972287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7E3E328F" w14:textId="7BA1896C" w:rsidR="00202EAB" w:rsidRDefault="0058237D">
          <w:pPr>
            <w:pStyle w:val="21"/>
            <w:rPr>
              <w:noProof/>
              <w:szCs w:val="22"/>
            </w:rPr>
          </w:pPr>
          <w:hyperlink w:anchor="_Toc115972288" w:history="1">
            <w:r w:rsidR="00202EAB" w:rsidRPr="00920BA4">
              <w:rPr>
                <w:rStyle w:val="ae"/>
                <w:rFonts w:ascii="Century" w:hAnsi="Century"/>
                <w:noProof/>
                <w14:scene3d>
                  <w14:camera w14:prst="orthographicFront"/>
                  <w14:lightRig w14:rig="threePt" w14:dir="t">
                    <w14:rot w14:lat="0" w14:lon="0" w14:rev="0"/>
                  </w14:lightRig>
                </w14:scene3d>
              </w:rPr>
              <w:t>3.3.</w:t>
            </w:r>
            <w:r w:rsidR="00202EAB">
              <w:rPr>
                <w:noProof/>
                <w:szCs w:val="22"/>
              </w:rPr>
              <w:tab/>
            </w:r>
            <w:r w:rsidR="00202EAB" w:rsidRPr="00920BA4">
              <w:rPr>
                <w:rStyle w:val="ae"/>
                <w:noProof/>
              </w:rPr>
              <w:t>データ利用者の導入作業概要</w:t>
            </w:r>
            <w:r w:rsidR="00202EAB">
              <w:rPr>
                <w:noProof/>
                <w:webHidden/>
              </w:rPr>
              <w:tab/>
            </w:r>
            <w:r w:rsidR="00202EAB">
              <w:rPr>
                <w:noProof/>
                <w:webHidden/>
              </w:rPr>
              <w:fldChar w:fldCharType="begin"/>
            </w:r>
            <w:r w:rsidR="00202EAB">
              <w:rPr>
                <w:noProof/>
                <w:webHidden/>
              </w:rPr>
              <w:instrText xml:space="preserve"> PAGEREF _Toc115972288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33268ABE" w14:textId="77830702" w:rsidR="00202EAB" w:rsidRDefault="0058237D">
          <w:pPr>
            <w:pStyle w:val="31"/>
            <w:tabs>
              <w:tab w:val="left" w:pos="1260"/>
              <w:tab w:val="right" w:leader="dot" w:pos="9736"/>
            </w:tabs>
            <w:rPr>
              <w:noProof/>
              <w:szCs w:val="22"/>
            </w:rPr>
          </w:pPr>
          <w:hyperlink w:anchor="_Toc115972289" w:history="1">
            <w:r w:rsidR="00202EAB" w:rsidRPr="00920BA4">
              <w:rPr>
                <w:rStyle w:val="ae"/>
                <w:rFonts w:ascii="Century" w:hAnsi="Century" w:cstheme="majorHAnsi"/>
                <w:noProof/>
              </w:rPr>
              <w:t>3.3.1.</w:t>
            </w:r>
            <w:r w:rsidR="00202EAB">
              <w:rPr>
                <w:noProof/>
                <w:szCs w:val="22"/>
              </w:rPr>
              <w:tab/>
            </w:r>
            <w:r w:rsidR="00202EAB" w:rsidRPr="00920BA4">
              <w:rPr>
                <w:rStyle w:val="ae"/>
                <w:noProof/>
                <w:lang w:val="ja-JP"/>
              </w:rPr>
              <w:t>基本パターン</w:t>
            </w:r>
            <w:r w:rsidR="00202EAB">
              <w:rPr>
                <w:noProof/>
                <w:webHidden/>
              </w:rPr>
              <w:tab/>
            </w:r>
            <w:r w:rsidR="00202EAB">
              <w:rPr>
                <w:noProof/>
                <w:webHidden/>
              </w:rPr>
              <w:fldChar w:fldCharType="begin"/>
            </w:r>
            <w:r w:rsidR="00202EAB">
              <w:rPr>
                <w:noProof/>
                <w:webHidden/>
              </w:rPr>
              <w:instrText xml:space="preserve"> PAGEREF _Toc115972289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68A558FD" w14:textId="03CA3115" w:rsidR="00202EAB" w:rsidRDefault="0058237D">
          <w:pPr>
            <w:pStyle w:val="31"/>
            <w:tabs>
              <w:tab w:val="left" w:pos="1260"/>
              <w:tab w:val="right" w:leader="dot" w:pos="9736"/>
            </w:tabs>
            <w:rPr>
              <w:noProof/>
              <w:szCs w:val="22"/>
            </w:rPr>
          </w:pPr>
          <w:hyperlink w:anchor="_Toc115972290" w:history="1">
            <w:r w:rsidR="00202EAB" w:rsidRPr="00920BA4">
              <w:rPr>
                <w:rStyle w:val="ae"/>
                <w:rFonts w:ascii="Century" w:hAnsi="Century" w:cstheme="majorHAnsi"/>
                <w:noProof/>
              </w:rPr>
              <w:t>3.3.2.</w:t>
            </w:r>
            <w:r w:rsidR="00202EAB">
              <w:rPr>
                <w:noProof/>
                <w:szCs w:val="22"/>
              </w:rPr>
              <w:tab/>
            </w:r>
            <w:r w:rsidR="00202EAB" w:rsidRPr="00920BA4">
              <w:rPr>
                <w:rStyle w:val="ae"/>
                <w:noProof/>
                <w:lang w:val="ja-JP"/>
              </w:rPr>
              <w:t>簡易パターン</w:t>
            </w:r>
            <w:r w:rsidR="00202EAB">
              <w:rPr>
                <w:noProof/>
                <w:webHidden/>
              </w:rPr>
              <w:tab/>
            </w:r>
            <w:r w:rsidR="00202EAB">
              <w:rPr>
                <w:noProof/>
                <w:webHidden/>
              </w:rPr>
              <w:fldChar w:fldCharType="begin"/>
            </w:r>
            <w:r w:rsidR="00202EAB">
              <w:rPr>
                <w:noProof/>
                <w:webHidden/>
              </w:rPr>
              <w:instrText xml:space="preserve"> PAGEREF _Toc115972290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2A53C411" w14:textId="24D45686" w:rsidR="00202EAB" w:rsidRDefault="0058237D">
          <w:pPr>
            <w:pStyle w:val="31"/>
            <w:tabs>
              <w:tab w:val="left" w:pos="1260"/>
              <w:tab w:val="right" w:leader="dot" w:pos="9736"/>
            </w:tabs>
            <w:rPr>
              <w:noProof/>
              <w:szCs w:val="22"/>
            </w:rPr>
          </w:pPr>
          <w:hyperlink w:anchor="_Toc115972291" w:history="1">
            <w:r w:rsidR="00202EAB" w:rsidRPr="00920BA4">
              <w:rPr>
                <w:rStyle w:val="ae"/>
                <w:rFonts w:ascii="Century" w:hAnsi="Century" w:cstheme="majorHAnsi"/>
                <w:noProof/>
              </w:rPr>
              <w:t>3.3.3.</w:t>
            </w:r>
            <w:r w:rsidR="00202EAB">
              <w:rPr>
                <w:noProof/>
                <w:szCs w:val="22"/>
              </w:rPr>
              <w:tab/>
            </w:r>
            <w:r w:rsidR="00202EAB" w:rsidRPr="00920BA4">
              <w:rPr>
                <w:rStyle w:val="ae"/>
                <w:noProof/>
                <w:lang w:val="ja-JP"/>
              </w:rPr>
              <w:t>市場利用パターン</w:t>
            </w:r>
            <w:r w:rsidR="00202EAB">
              <w:rPr>
                <w:noProof/>
                <w:webHidden/>
              </w:rPr>
              <w:tab/>
            </w:r>
            <w:r w:rsidR="00202EAB">
              <w:rPr>
                <w:noProof/>
                <w:webHidden/>
              </w:rPr>
              <w:fldChar w:fldCharType="begin"/>
            </w:r>
            <w:r w:rsidR="00202EAB">
              <w:rPr>
                <w:noProof/>
                <w:webHidden/>
              </w:rPr>
              <w:instrText xml:space="preserve"> PAGEREF _Toc115972291 \h </w:instrText>
            </w:r>
            <w:r w:rsidR="00202EAB">
              <w:rPr>
                <w:noProof/>
                <w:webHidden/>
              </w:rPr>
            </w:r>
            <w:r w:rsidR="00202EAB">
              <w:rPr>
                <w:noProof/>
                <w:webHidden/>
              </w:rPr>
              <w:fldChar w:fldCharType="separate"/>
            </w:r>
            <w:r w:rsidR="00202EAB">
              <w:rPr>
                <w:noProof/>
                <w:webHidden/>
              </w:rPr>
              <w:t>15</w:t>
            </w:r>
            <w:r w:rsidR="00202EAB">
              <w:rPr>
                <w:noProof/>
                <w:webHidden/>
              </w:rPr>
              <w:fldChar w:fldCharType="end"/>
            </w:r>
          </w:hyperlink>
        </w:p>
        <w:p w14:paraId="02FF7232" w14:textId="6A959810" w:rsidR="00DF2BC6" w:rsidRPr="00EC4862" w:rsidRDefault="00DF2BC6">
          <w:pPr>
            <w:rPr>
              <w:b/>
              <w:bCs/>
              <w:lang w:val="ja-JP"/>
            </w:rPr>
          </w:pPr>
          <w:r w:rsidRPr="00EC4862">
            <w:rPr>
              <w:b/>
              <w:bCs/>
              <w:lang w:val="ja-JP"/>
            </w:rPr>
            <w:fldChar w:fldCharType="end"/>
          </w:r>
        </w:p>
      </w:sdtContent>
    </w:sdt>
    <w:p w14:paraId="3D0464C4" w14:textId="036667BC" w:rsidR="00C348F9" w:rsidRPr="00EC4862" w:rsidRDefault="00C348F9">
      <w:pPr>
        <w:rPr>
          <w:b/>
          <w:bCs/>
          <w:lang w:val="ja-JP"/>
        </w:rPr>
      </w:pPr>
    </w:p>
    <w:p w14:paraId="1CCC963F" w14:textId="69B56742" w:rsidR="00C348F9" w:rsidRPr="00EC4862" w:rsidRDefault="00C348F9" w:rsidP="00EC3D69">
      <w:pPr>
        <w:sectPr w:rsidR="00C348F9" w:rsidRPr="00EC4862" w:rsidSect="00945A9B">
          <w:headerReference w:type="default" r:id="rId19"/>
          <w:footerReference w:type="default" r:id="rId20"/>
          <w:type w:val="continuous"/>
          <w:pgSz w:w="11906" w:h="16838"/>
          <w:pgMar w:top="1440" w:right="1080" w:bottom="1440" w:left="1080" w:header="851" w:footer="992" w:gutter="0"/>
          <w:pgNumType w:fmt="decimalFullWidth" w:start="1" w:chapStyle="1"/>
          <w:cols w:space="425"/>
          <w:docGrid w:type="lines" w:linePitch="360"/>
        </w:sectPr>
      </w:pPr>
    </w:p>
    <w:p w14:paraId="6FACBD90" w14:textId="3D8BDD03" w:rsidR="00A17540" w:rsidRPr="00EC4862" w:rsidRDefault="001136D9" w:rsidP="00866CBA">
      <w:pPr>
        <w:pStyle w:val="1"/>
        <w:rPr>
          <w:rFonts w:cstheme="majorHAnsi"/>
        </w:rPr>
      </w:pPr>
      <w:bookmarkStart w:id="4" w:name="_Toc115972267"/>
      <w:bookmarkEnd w:id="0"/>
      <w:r>
        <w:rPr>
          <w:rFonts w:hint="eastAsia"/>
        </w:rPr>
        <w:lastRenderedPageBreak/>
        <w:t>本導入ガイドについて</w:t>
      </w:r>
      <w:bookmarkEnd w:id="4"/>
    </w:p>
    <w:p w14:paraId="50F12384" w14:textId="4CBBD69E" w:rsidR="007D79DC" w:rsidRPr="00EC4862" w:rsidRDefault="009A2709" w:rsidP="00373917">
      <w:pPr>
        <w:pStyle w:val="2"/>
        <w:rPr>
          <w:rFonts w:asciiTheme="minorHAnsi" w:hAnsiTheme="minorHAnsi"/>
        </w:rPr>
      </w:pPr>
      <w:bookmarkStart w:id="5" w:name="_Toc115972268"/>
      <w:bookmarkEnd w:id="1"/>
      <w:bookmarkEnd w:id="2"/>
      <w:r>
        <w:rPr>
          <w:rFonts w:asciiTheme="minorHAnsi" w:hAnsiTheme="minorHAnsi" w:hint="eastAsia"/>
        </w:rPr>
        <w:t>導入ガイドの対象とスコープ</w:t>
      </w:r>
      <w:bookmarkEnd w:id="5"/>
    </w:p>
    <w:p w14:paraId="4DEC4F80" w14:textId="6A5B5176" w:rsidR="0026217D" w:rsidRPr="00EC4862" w:rsidRDefault="00A449DE" w:rsidP="002134EE">
      <w:pPr>
        <w:ind w:leftChars="135" w:left="283" w:firstLineChars="68" w:firstLine="143"/>
      </w:pPr>
      <w:r>
        <w:rPr>
          <w:rFonts w:hint="eastAsia"/>
        </w:rPr>
        <w:t>本ガイドは、</w:t>
      </w:r>
      <w:r>
        <w:rPr>
          <w:rFonts w:hint="eastAsia"/>
        </w:rPr>
        <w:t>CADDE</w:t>
      </w:r>
      <w:r>
        <w:rPr>
          <w:rFonts w:hint="eastAsia"/>
        </w:rPr>
        <w:t>コネクタの導入を実施する</w:t>
      </w:r>
      <w:r>
        <w:rPr>
          <w:rFonts w:hint="eastAsia"/>
        </w:rPr>
        <w:t>IT</w:t>
      </w:r>
      <w:r>
        <w:rPr>
          <w:rFonts w:hint="eastAsia"/>
        </w:rPr>
        <w:t>技術者（</w:t>
      </w:r>
      <w:r>
        <w:rPr>
          <w:rFonts w:hint="eastAsia"/>
        </w:rPr>
        <w:t>IT</w:t>
      </w:r>
      <w:r>
        <w:rPr>
          <w:rFonts w:hint="eastAsia"/>
        </w:rPr>
        <w:t>サポート、</w:t>
      </w:r>
      <w:r>
        <w:rPr>
          <w:rFonts w:hint="eastAsia"/>
        </w:rPr>
        <w:t>IT</w:t>
      </w:r>
      <w:r>
        <w:rPr>
          <w:rFonts w:hint="eastAsia"/>
        </w:rPr>
        <w:t>ベンダー）を想定読者とした</w:t>
      </w:r>
      <w:r>
        <w:rPr>
          <w:rFonts w:hint="eastAsia"/>
        </w:rPr>
        <w:t>CADDE</w:t>
      </w:r>
      <w:r>
        <w:rPr>
          <w:rFonts w:hint="eastAsia"/>
        </w:rPr>
        <w:t>導入ガイドである。本資料は、</w:t>
      </w:r>
      <w:r>
        <w:rPr>
          <w:rFonts w:hint="eastAsia"/>
        </w:rPr>
        <w:t>2022</w:t>
      </w:r>
      <w:r>
        <w:rPr>
          <w:rFonts w:hint="eastAsia"/>
        </w:rPr>
        <w:t>年度後半に実施するシステムの運用テストに利用するコネクタ導入の範囲を記載する。</w:t>
      </w:r>
    </w:p>
    <w:p w14:paraId="7235A698" w14:textId="0B5E7E16" w:rsidR="00531550" w:rsidRPr="00EC4862" w:rsidRDefault="0008597B" w:rsidP="0008597B">
      <w:pPr>
        <w:tabs>
          <w:tab w:val="left" w:pos="4260"/>
        </w:tabs>
        <w:ind w:firstLineChars="100" w:firstLine="210"/>
      </w:pPr>
      <w:r>
        <w:tab/>
      </w:r>
    </w:p>
    <w:p w14:paraId="19C4DBB7" w14:textId="77777777" w:rsidR="007D79DC" w:rsidRPr="00212C59" w:rsidRDefault="007D79DC" w:rsidP="009F4A60">
      <w:pPr>
        <w:widowControl/>
        <w:jc w:val="left"/>
        <w:rPr>
          <w:rFonts w:cstheme="majorBidi"/>
        </w:rPr>
      </w:pPr>
    </w:p>
    <w:p w14:paraId="302DAFB5" w14:textId="36C03187" w:rsidR="007D79DC" w:rsidRPr="00EC4862" w:rsidRDefault="00C45651" w:rsidP="007D79DC">
      <w:pPr>
        <w:pStyle w:val="2"/>
        <w:rPr>
          <w:rFonts w:asciiTheme="minorHAnsi" w:hAnsiTheme="minorHAnsi"/>
        </w:rPr>
      </w:pPr>
      <w:bookmarkStart w:id="6" w:name="_Toc115972269"/>
      <w:r>
        <w:rPr>
          <w:rFonts w:asciiTheme="minorHAnsi" w:hAnsiTheme="minorHAnsi" w:hint="eastAsia"/>
        </w:rPr>
        <w:t>導入ガイドの構成</w:t>
      </w:r>
      <w:bookmarkEnd w:id="6"/>
    </w:p>
    <w:p w14:paraId="63BA7D61" w14:textId="66B5E496" w:rsidR="00A66DE6" w:rsidRDefault="00345D0D" w:rsidP="000A2ABD">
      <w:pPr>
        <w:tabs>
          <w:tab w:val="left" w:pos="426"/>
        </w:tabs>
        <w:ind w:leftChars="135" w:left="283" w:firstLine="143"/>
      </w:pPr>
      <w:bookmarkStart w:id="7" w:name="_Hlk110014229"/>
      <w:r>
        <w:rPr>
          <w:rFonts w:hint="eastAsia"/>
        </w:rPr>
        <w:t>本ガイドは、</w:t>
      </w:r>
      <w:r w:rsidR="00475D11">
        <w:fldChar w:fldCharType="begin"/>
      </w:r>
      <w:r w:rsidR="00475D11">
        <w:instrText xml:space="preserve"> </w:instrText>
      </w:r>
      <w:r w:rsidR="00475D11">
        <w:rPr>
          <w:rFonts w:hint="eastAsia"/>
        </w:rPr>
        <w:instrText>REF _Ref112145292 \h</w:instrText>
      </w:r>
      <w:r w:rsidR="00475D11">
        <w:instrText xml:space="preserve"> </w:instrText>
      </w:r>
      <w:r w:rsidR="00475D11">
        <w:fldChar w:fldCharType="separate"/>
      </w:r>
      <w:r w:rsidR="00475D11">
        <w:rPr>
          <w:rFonts w:hint="eastAsia"/>
        </w:rPr>
        <w:t>表</w:t>
      </w:r>
      <w:r w:rsidR="00475D11">
        <w:rPr>
          <w:rFonts w:hint="eastAsia"/>
        </w:rPr>
        <w:t xml:space="preserve"> </w:t>
      </w:r>
      <w:r w:rsidR="00475D11">
        <w:rPr>
          <w:noProof/>
        </w:rPr>
        <w:t>1.2</w:t>
      </w:r>
      <w:r w:rsidR="00475D11">
        <w:noBreakHyphen/>
      </w:r>
      <w:r w:rsidR="00475D11">
        <w:rPr>
          <w:noProof/>
        </w:rPr>
        <w:t>1</w:t>
      </w:r>
      <w:r w:rsidR="00475D11">
        <w:fldChar w:fldCharType="end"/>
      </w:r>
      <w:r>
        <w:rPr>
          <w:rFonts w:hint="eastAsia"/>
        </w:rPr>
        <w:t>に示す通り</w:t>
      </w:r>
      <w:r>
        <w:rPr>
          <w:rFonts w:hint="eastAsia"/>
        </w:rPr>
        <w:t>3</w:t>
      </w:r>
      <w:r>
        <w:rPr>
          <w:rFonts w:hint="eastAsia"/>
        </w:rPr>
        <w:t>編から</w:t>
      </w:r>
      <w:r w:rsidR="000A2ABD">
        <w:rPr>
          <w:rFonts w:hint="eastAsia"/>
        </w:rPr>
        <w:t>構成する</w:t>
      </w:r>
      <w:r>
        <w:rPr>
          <w:rFonts w:hint="eastAsia"/>
        </w:rPr>
        <w:t>。本書はそのうちの</w:t>
      </w:r>
      <w:r w:rsidR="009678A0">
        <w:rPr>
          <w:rFonts w:hint="eastAsia"/>
        </w:rPr>
        <w:t>システム</w:t>
      </w:r>
      <w:r w:rsidR="00603AC0">
        <w:rPr>
          <w:rFonts w:hint="eastAsia"/>
        </w:rPr>
        <w:t>導入</w:t>
      </w:r>
      <w:r>
        <w:rPr>
          <w:rFonts w:hint="eastAsia"/>
        </w:rPr>
        <w:t>パターン編</w:t>
      </w:r>
      <w:r w:rsidR="00544131">
        <w:rPr>
          <w:rFonts w:hint="eastAsia"/>
        </w:rPr>
        <w:t>を記載する</w:t>
      </w:r>
      <w:r>
        <w:rPr>
          <w:rFonts w:hint="eastAsia"/>
        </w:rPr>
        <w:t>。</w:t>
      </w:r>
      <w:bookmarkEnd w:id="7"/>
      <w:r w:rsidR="00603AC0">
        <w:rPr>
          <w:rFonts w:hint="eastAsia"/>
        </w:rPr>
        <w:t>CADDE</w:t>
      </w:r>
      <w:r w:rsidR="000A2ABD">
        <w:rPr>
          <w:rFonts w:hint="eastAsia"/>
        </w:rPr>
        <w:t>システムは、</w:t>
      </w:r>
      <w:r w:rsidR="00603AC0">
        <w:rPr>
          <w:rFonts w:hint="eastAsia"/>
        </w:rPr>
        <w:t>ユースケース</w:t>
      </w:r>
      <w:r w:rsidR="000A2ABD">
        <w:rPr>
          <w:rFonts w:hint="eastAsia"/>
        </w:rPr>
        <w:t>ごとに導入するものが異なる。</w:t>
      </w:r>
      <w:r w:rsidR="00603AC0">
        <w:rPr>
          <w:rFonts w:hint="eastAsia"/>
        </w:rPr>
        <w:t>ユースケース</w:t>
      </w:r>
      <w:r w:rsidR="0039579E">
        <w:rPr>
          <w:rFonts w:hint="eastAsia"/>
        </w:rPr>
        <w:t>の違いを</w:t>
      </w:r>
      <w:r w:rsidR="00550EFF">
        <w:rPr>
          <w:rFonts w:hint="eastAsia"/>
        </w:rPr>
        <w:t>本編の内容</w:t>
      </w:r>
      <w:r w:rsidR="0039579E">
        <w:rPr>
          <w:rFonts w:hint="eastAsia"/>
        </w:rPr>
        <w:t>で</w:t>
      </w:r>
      <w:r w:rsidR="00550EFF">
        <w:rPr>
          <w:rFonts w:hint="eastAsia"/>
        </w:rPr>
        <w:t>理解し、導入作業を実施する必要がある。</w:t>
      </w:r>
    </w:p>
    <w:p w14:paraId="1098EE36" w14:textId="77777777" w:rsidR="00EA745A" w:rsidRPr="00EC4862" w:rsidRDefault="00EA745A" w:rsidP="00550EFF">
      <w:pPr>
        <w:tabs>
          <w:tab w:val="left" w:pos="426"/>
        </w:tabs>
        <w:ind w:leftChars="135" w:left="283" w:firstLine="1"/>
      </w:pPr>
    </w:p>
    <w:p w14:paraId="54794129" w14:textId="039F8F49" w:rsidR="00203374" w:rsidRPr="00C47F4C" w:rsidRDefault="00203374" w:rsidP="00B53704">
      <w:pPr>
        <w:pStyle w:val="ab"/>
      </w:pPr>
    </w:p>
    <w:p w14:paraId="38925AC3" w14:textId="43615D9C" w:rsidR="00B53704" w:rsidRDefault="00B53704" w:rsidP="00B53704">
      <w:pPr>
        <w:pStyle w:val="ab"/>
        <w:keepNext/>
        <w:jc w:val="center"/>
      </w:pPr>
      <w:bookmarkStart w:id="8" w:name="_Ref112145292"/>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Pr>
          <w:noProof/>
        </w:rPr>
        <w:t>1</w:t>
      </w:r>
      <w:r>
        <w:fldChar w:fldCharType="end"/>
      </w:r>
      <w:bookmarkEnd w:id="8"/>
      <w:r>
        <w:rPr>
          <w:rFonts w:hint="eastAsia"/>
        </w:rPr>
        <w:t xml:space="preserve">　</w:t>
      </w:r>
      <w:bookmarkStart w:id="9" w:name="_Ref112145339"/>
      <w:r w:rsidRPr="00C47F4C">
        <w:rPr>
          <w:rFonts w:hint="eastAsia"/>
        </w:rPr>
        <w:t>導入ガイド一覧</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3543"/>
        <w:gridCol w:w="5103"/>
      </w:tblGrid>
      <w:tr w:rsidR="00EC4862" w:rsidRPr="00EC4862" w14:paraId="08E2D4F7" w14:textId="2C66137E" w:rsidTr="009678A0">
        <w:trPr>
          <w:cantSplit/>
          <w:tblHeader/>
          <w:jc w:val="center"/>
        </w:trPr>
        <w:tc>
          <w:tcPr>
            <w:tcW w:w="421" w:type="dxa"/>
            <w:shd w:val="clear" w:color="auto" w:fill="D9D9D9" w:themeFill="background1" w:themeFillShade="D9"/>
          </w:tcPr>
          <w:p w14:paraId="4AC5AB2B" w14:textId="77777777" w:rsidR="00203374" w:rsidRPr="00EC4862" w:rsidRDefault="00203374" w:rsidP="000E3B00">
            <w:pPr>
              <w:rPr>
                <w:rFonts w:cstheme="majorHAnsi"/>
              </w:rPr>
            </w:pPr>
            <w:r w:rsidRPr="00EC4862">
              <w:rPr>
                <w:rFonts w:cstheme="majorHAnsi"/>
              </w:rPr>
              <w:t>#</w:t>
            </w:r>
          </w:p>
        </w:tc>
        <w:tc>
          <w:tcPr>
            <w:tcW w:w="3543" w:type="dxa"/>
            <w:shd w:val="clear" w:color="auto" w:fill="D9D9D9" w:themeFill="background1" w:themeFillShade="D9"/>
          </w:tcPr>
          <w:p w14:paraId="1C447255" w14:textId="5E98E32B" w:rsidR="00203374" w:rsidRPr="00EC4862" w:rsidRDefault="00EA745A" w:rsidP="000E3B00">
            <w:pPr>
              <w:rPr>
                <w:rFonts w:cstheme="majorHAnsi"/>
              </w:rPr>
            </w:pPr>
            <w:r>
              <w:rPr>
                <w:rFonts w:cstheme="majorHAnsi" w:hint="eastAsia"/>
              </w:rPr>
              <w:t>文書名</w:t>
            </w:r>
          </w:p>
        </w:tc>
        <w:tc>
          <w:tcPr>
            <w:tcW w:w="5103" w:type="dxa"/>
            <w:shd w:val="clear" w:color="auto" w:fill="D9D9D9" w:themeFill="background1" w:themeFillShade="D9"/>
          </w:tcPr>
          <w:p w14:paraId="63069593" w14:textId="527C6B9F" w:rsidR="00203374" w:rsidRPr="00EC4862" w:rsidRDefault="00F06B42" w:rsidP="000E3B00">
            <w:pPr>
              <w:rPr>
                <w:rFonts w:cstheme="majorHAnsi"/>
              </w:rPr>
            </w:pPr>
            <w:r w:rsidRPr="00EC4862">
              <w:rPr>
                <w:rFonts w:cstheme="majorHAnsi" w:hint="eastAsia"/>
              </w:rPr>
              <w:t>内容</w:t>
            </w:r>
          </w:p>
        </w:tc>
      </w:tr>
      <w:tr w:rsidR="00345D0D" w:rsidRPr="00EC4862" w14:paraId="0CBD08C8" w14:textId="0EA50937" w:rsidTr="009678A0">
        <w:trPr>
          <w:cantSplit/>
          <w:jc w:val="center"/>
        </w:trPr>
        <w:tc>
          <w:tcPr>
            <w:tcW w:w="421" w:type="dxa"/>
          </w:tcPr>
          <w:p w14:paraId="0110B00C" w14:textId="77777777" w:rsidR="00345D0D" w:rsidRPr="00EC4862" w:rsidRDefault="00345D0D" w:rsidP="00345D0D">
            <w:pPr>
              <w:pStyle w:val="a9"/>
              <w:numPr>
                <w:ilvl w:val="0"/>
                <w:numId w:val="3"/>
              </w:numPr>
              <w:ind w:leftChars="0"/>
              <w:rPr>
                <w:rFonts w:cstheme="majorHAnsi"/>
              </w:rPr>
            </w:pPr>
          </w:p>
        </w:tc>
        <w:tc>
          <w:tcPr>
            <w:tcW w:w="3543" w:type="dxa"/>
          </w:tcPr>
          <w:p w14:paraId="3A111C03" w14:textId="73EFCD47" w:rsidR="00EA745A" w:rsidRDefault="00EA745A" w:rsidP="00345D0D">
            <w:pPr>
              <w:rPr>
                <w:lang w:val="ja-JP"/>
              </w:rPr>
            </w:pPr>
            <w:r>
              <w:rPr>
                <w:rFonts w:hint="eastAsia"/>
                <w:lang w:val="ja-JP"/>
              </w:rPr>
              <w:t>CADDE4.0</w:t>
            </w:r>
            <w:r w:rsidRPr="00EA745A">
              <w:rPr>
                <w:rFonts w:hint="eastAsia"/>
                <w:lang w:val="ja-JP"/>
              </w:rPr>
              <w:t>導入ガイドライン</w:t>
            </w:r>
          </w:p>
          <w:p w14:paraId="783E6531" w14:textId="4C35D7EA" w:rsidR="00345D0D" w:rsidRPr="00EC4862" w:rsidRDefault="00201B76" w:rsidP="00345D0D">
            <w:pPr>
              <w:rPr>
                <w:rFonts w:cstheme="majorHAnsi"/>
              </w:rPr>
            </w:pPr>
            <w:r>
              <w:rPr>
                <w:rFonts w:hint="eastAsia"/>
                <w:lang w:val="ja-JP"/>
              </w:rPr>
              <w:t>【</w:t>
            </w:r>
            <w:r w:rsidR="00E16E44" w:rsidRPr="00E16E44">
              <w:rPr>
                <w:rFonts w:hint="eastAsia"/>
                <w:lang w:val="ja-JP"/>
              </w:rPr>
              <w:t>第</w:t>
            </w:r>
            <w:r w:rsidR="00916E6E">
              <w:rPr>
                <w:rFonts w:hint="eastAsia"/>
                <w:lang w:val="ja-JP"/>
              </w:rPr>
              <w:t>1</w:t>
            </w:r>
            <w:r w:rsidR="00E16E44" w:rsidRPr="00E16E44">
              <w:rPr>
                <w:rFonts w:hint="eastAsia"/>
                <w:lang w:val="ja-JP"/>
              </w:rPr>
              <w:t>編</w:t>
            </w:r>
            <w:r>
              <w:rPr>
                <w:rFonts w:hint="eastAsia"/>
                <w:lang w:val="ja-JP"/>
              </w:rPr>
              <w:t>】</w:t>
            </w:r>
            <w:r w:rsidR="004431CB">
              <w:rPr>
                <w:rFonts w:hint="eastAsia"/>
                <w:lang w:val="ja-JP"/>
              </w:rPr>
              <w:t>システム</w:t>
            </w:r>
            <w:r w:rsidR="00345D0D">
              <w:rPr>
                <w:rFonts w:hint="eastAsia"/>
                <w:lang w:val="ja-JP"/>
              </w:rPr>
              <w:t>導入パターン編</w:t>
            </w:r>
          </w:p>
        </w:tc>
        <w:tc>
          <w:tcPr>
            <w:tcW w:w="5103" w:type="dxa"/>
          </w:tcPr>
          <w:p w14:paraId="6C5F2A2A" w14:textId="39B5596E" w:rsidR="00345D0D" w:rsidRPr="00EC4862" w:rsidRDefault="00345D0D" w:rsidP="00345D0D">
            <w:pPr>
              <w:rPr>
                <w:rFonts w:cstheme="majorHAnsi"/>
              </w:rPr>
            </w:pPr>
            <w:r>
              <w:rPr>
                <w:rFonts w:ascii="ＭＳ 明朝" w:eastAsia="ＭＳ 明朝" w:hAnsi="ＭＳ 明朝" w:cs="ＭＳ 明朝" w:hint="eastAsia"/>
                <w:lang w:val="ja-JP"/>
              </w:rPr>
              <w:t>CADDEシステムの説明と3種類の導入パターンの記載</w:t>
            </w:r>
          </w:p>
        </w:tc>
      </w:tr>
      <w:tr w:rsidR="00345D0D" w:rsidRPr="00EC4862" w14:paraId="0930F32D" w14:textId="19E18D63" w:rsidTr="009678A0">
        <w:trPr>
          <w:cantSplit/>
          <w:jc w:val="center"/>
        </w:trPr>
        <w:tc>
          <w:tcPr>
            <w:tcW w:w="421" w:type="dxa"/>
          </w:tcPr>
          <w:p w14:paraId="4B06A8F6" w14:textId="77777777" w:rsidR="00345D0D" w:rsidRPr="00EC4862" w:rsidRDefault="00345D0D" w:rsidP="00345D0D">
            <w:pPr>
              <w:pStyle w:val="a9"/>
              <w:numPr>
                <w:ilvl w:val="0"/>
                <w:numId w:val="3"/>
              </w:numPr>
              <w:ind w:leftChars="0"/>
              <w:rPr>
                <w:rFonts w:cstheme="majorHAnsi"/>
              </w:rPr>
            </w:pPr>
          </w:p>
        </w:tc>
        <w:tc>
          <w:tcPr>
            <w:tcW w:w="3543" w:type="dxa"/>
          </w:tcPr>
          <w:p w14:paraId="44623823" w14:textId="2B2BFF17" w:rsidR="00EA745A" w:rsidRDefault="00EA745A" w:rsidP="00EA745A">
            <w:pPr>
              <w:rPr>
                <w:lang w:val="ja-JP"/>
              </w:rPr>
            </w:pPr>
            <w:r>
              <w:rPr>
                <w:rFonts w:hint="eastAsia"/>
                <w:lang w:val="ja-JP"/>
              </w:rPr>
              <w:t>CADDE4.0</w:t>
            </w:r>
            <w:r w:rsidRPr="00EA745A">
              <w:rPr>
                <w:rFonts w:hint="eastAsia"/>
                <w:lang w:val="ja-JP"/>
              </w:rPr>
              <w:t>導入ガイドライン</w:t>
            </w:r>
          </w:p>
          <w:p w14:paraId="598CCA12" w14:textId="22DE7A4E" w:rsidR="00345D0D" w:rsidRPr="00EC4862" w:rsidRDefault="00E16E44" w:rsidP="00345D0D">
            <w:pPr>
              <w:rPr>
                <w:rFonts w:cstheme="majorHAnsi"/>
              </w:rPr>
            </w:pPr>
            <w:r>
              <w:rPr>
                <w:rFonts w:hint="eastAsia"/>
                <w:lang w:val="ja-JP"/>
              </w:rPr>
              <w:t>【</w:t>
            </w:r>
            <w:r w:rsidRPr="00E16E44">
              <w:rPr>
                <w:rFonts w:hint="eastAsia"/>
                <w:lang w:val="ja-JP"/>
              </w:rPr>
              <w:t>第</w:t>
            </w:r>
            <w:r w:rsidR="00916E6E">
              <w:rPr>
                <w:rFonts w:hint="eastAsia"/>
                <w:lang w:val="ja-JP"/>
              </w:rPr>
              <w:t>2</w:t>
            </w:r>
            <w:r w:rsidRPr="00E16E44">
              <w:rPr>
                <w:rFonts w:hint="eastAsia"/>
                <w:lang w:val="ja-JP"/>
              </w:rPr>
              <w:t>編</w:t>
            </w:r>
            <w:r>
              <w:rPr>
                <w:rFonts w:hint="eastAsia"/>
                <w:lang w:val="ja-JP"/>
              </w:rPr>
              <w:t>】</w:t>
            </w:r>
            <w:r w:rsidR="00345D0D">
              <w:rPr>
                <w:rFonts w:hint="eastAsia"/>
                <w:lang w:val="ja-JP"/>
              </w:rPr>
              <w:t>データ提供者</w:t>
            </w:r>
            <w:r w:rsidR="00197042">
              <w:rPr>
                <w:rFonts w:hint="eastAsia"/>
                <w:lang w:val="ja-JP"/>
              </w:rPr>
              <w:t>環境導入</w:t>
            </w:r>
            <w:r w:rsidR="00345D0D">
              <w:rPr>
                <w:rFonts w:hint="eastAsia"/>
                <w:lang w:val="ja-JP"/>
              </w:rPr>
              <w:t>編</w:t>
            </w:r>
          </w:p>
        </w:tc>
        <w:tc>
          <w:tcPr>
            <w:tcW w:w="5103" w:type="dxa"/>
          </w:tcPr>
          <w:p w14:paraId="7CF9D9D1" w14:textId="41B031DF" w:rsidR="00345D0D" w:rsidRPr="00EC4862" w:rsidRDefault="00345D0D" w:rsidP="00345D0D">
            <w:pPr>
              <w:rPr>
                <w:rFonts w:cstheme="majorHAnsi"/>
              </w:rPr>
            </w:pPr>
            <w:r>
              <w:rPr>
                <w:rFonts w:hint="eastAsia"/>
                <w:lang w:val="ja-JP"/>
              </w:rPr>
              <w:t>データ提供者の導入作業について</w:t>
            </w:r>
            <w:r w:rsidR="002063FE">
              <w:rPr>
                <w:rFonts w:hint="eastAsia"/>
                <w:lang w:val="ja-JP"/>
              </w:rPr>
              <w:t>導入パターン別に</w:t>
            </w:r>
            <w:r>
              <w:rPr>
                <w:rFonts w:hint="eastAsia"/>
                <w:lang w:val="ja-JP"/>
              </w:rPr>
              <w:t>記載</w:t>
            </w:r>
          </w:p>
        </w:tc>
      </w:tr>
      <w:tr w:rsidR="00345D0D" w:rsidRPr="00EC4862" w14:paraId="2DBF327C" w14:textId="77777777" w:rsidTr="009678A0">
        <w:trPr>
          <w:cantSplit/>
          <w:jc w:val="center"/>
        </w:trPr>
        <w:tc>
          <w:tcPr>
            <w:tcW w:w="421" w:type="dxa"/>
          </w:tcPr>
          <w:p w14:paraId="30C36A44" w14:textId="77777777" w:rsidR="00345D0D" w:rsidRPr="00EC4862" w:rsidRDefault="00345D0D" w:rsidP="00345D0D">
            <w:pPr>
              <w:pStyle w:val="a9"/>
              <w:numPr>
                <w:ilvl w:val="0"/>
                <w:numId w:val="3"/>
              </w:numPr>
              <w:ind w:leftChars="0"/>
              <w:rPr>
                <w:rFonts w:cstheme="majorHAnsi"/>
              </w:rPr>
            </w:pPr>
          </w:p>
        </w:tc>
        <w:tc>
          <w:tcPr>
            <w:tcW w:w="3543" w:type="dxa"/>
          </w:tcPr>
          <w:p w14:paraId="07106FE3" w14:textId="2AB0FD16" w:rsidR="00EA745A" w:rsidRDefault="00EA745A" w:rsidP="00EA745A">
            <w:pPr>
              <w:rPr>
                <w:lang w:val="ja-JP"/>
              </w:rPr>
            </w:pPr>
            <w:r>
              <w:rPr>
                <w:rFonts w:hint="eastAsia"/>
                <w:lang w:val="ja-JP"/>
              </w:rPr>
              <w:t>CADDE4.0</w:t>
            </w:r>
            <w:r w:rsidRPr="00EA745A">
              <w:rPr>
                <w:rFonts w:hint="eastAsia"/>
                <w:lang w:val="ja-JP"/>
              </w:rPr>
              <w:t>導入ガイドライン</w:t>
            </w:r>
          </w:p>
          <w:p w14:paraId="53D0717E" w14:textId="3660B0B8" w:rsidR="00345D0D" w:rsidRPr="00EC4862" w:rsidRDefault="00E16E44" w:rsidP="00345D0D">
            <w:pPr>
              <w:rPr>
                <w:rFonts w:cstheme="majorHAnsi"/>
              </w:rPr>
            </w:pPr>
            <w:r>
              <w:rPr>
                <w:rFonts w:hint="eastAsia"/>
                <w:lang w:val="ja-JP"/>
              </w:rPr>
              <w:t>【</w:t>
            </w:r>
            <w:r w:rsidRPr="00E16E44">
              <w:rPr>
                <w:rFonts w:hint="eastAsia"/>
                <w:lang w:val="ja-JP"/>
              </w:rPr>
              <w:t>第</w:t>
            </w:r>
            <w:r w:rsidR="00916E6E">
              <w:rPr>
                <w:rFonts w:hint="eastAsia"/>
                <w:lang w:val="ja-JP"/>
              </w:rPr>
              <w:t>3</w:t>
            </w:r>
            <w:r w:rsidRPr="00E16E44">
              <w:rPr>
                <w:rFonts w:hint="eastAsia"/>
                <w:lang w:val="ja-JP"/>
              </w:rPr>
              <w:t>編</w:t>
            </w:r>
            <w:r>
              <w:rPr>
                <w:rFonts w:hint="eastAsia"/>
                <w:lang w:val="ja-JP"/>
              </w:rPr>
              <w:t>】</w:t>
            </w:r>
            <w:r w:rsidR="00345D0D">
              <w:rPr>
                <w:rFonts w:ascii="ＭＳ 明朝" w:eastAsia="ＭＳ 明朝" w:hAnsi="ＭＳ 明朝" w:cs="ＭＳ 明朝" w:hint="eastAsia"/>
                <w:lang w:val="ja-JP"/>
              </w:rPr>
              <w:t>データ利用者</w:t>
            </w:r>
            <w:r w:rsidR="00197042">
              <w:rPr>
                <w:rFonts w:ascii="ＭＳ 明朝" w:eastAsia="ＭＳ 明朝" w:hAnsi="ＭＳ 明朝" w:cs="ＭＳ 明朝" w:hint="eastAsia"/>
                <w:lang w:val="ja-JP"/>
              </w:rPr>
              <w:t>環境導入</w:t>
            </w:r>
            <w:r w:rsidR="00345D0D">
              <w:rPr>
                <w:rFonts w:ascii="ＭＳ 明朝" w:eastAsia="ＭＳ 明朝" w:hAnsi="ＭＳ 明朝" w:cs="ＭＳ 明朝" w:hint="eastAsia"/>
                <w:lang w:val="ja-JP"/>
              </w:rPr>
              <w:t>編</w:t>
            </w:r>
          </w:p>
        </w:tc>
        <w:tc>
          <w:tcPr>
            <w:tcW w:w="5103" w:type="dxa"/>
          </w:tcPr>
          <w:p w14:paraId="7E9ED0DA" w14:textId="0B3C3BB9" w:rsidR="00345D0D" w:rsidRPr="00EC4862" w:rsidRDefault="00345D0D" w:rsidP="00B53704">
            <w:pPr>
              <w:keepNext/>
              <w:rPr>
                <w:rFonts w:cstheme="majorHAnsi"/>
              </w:rPr>
            </w:pPr>
            <w:r>
              <w:rPr>
                <w:rFonts w:hint="eastAsia"/>
                <w:lang w:val="ja-JP"/>
              </w:rPr>
              <w:t>データ利用者の導入作業について</w:t>
            </w:r>
            <w:r w:rsidR="002063FE">
              <w:rPr>
                <w:rFonts w:hint="eastAsia"/>
                <w:lang w:val="ja-JP"/>
              </w:rPr>
              <w:t>導入パターン別に</w:t>
            </w:r>
            <w:r>
              <w:rPr>
                <w:rFonts w:hint="eastAsia"/>
                <w:lang w:val="ja-JP"/>
              </w:rPr>
              <w:t>記載</w:t>
            </w:r>
          </w:p>
        </w:tc>
      </w:tr>
    </w:tbl>
    <w:p w14:paraId="15E6ABFB" w14:textId="4AE634AA" w:rsidR="00982983" w:rsidRDefault="00982983">
      <w:pPr>
        <w:widowControl/>
        <w:jc w:val="left"/>
      </w:pPr>
      <w:r>
        <w:br w:type="page"/>
      </w:r>
    </w:p>
    <w:p w14:paraId="7C7F2B9B" w14:textId="77777777" w:rsidR="00C065E1" w:rsidRPr="00EC4862" w:rsidRDefault="00C065E1" w:rsidP="007F5204">
      <w:pPr>
        <w:ind w:firstLineChars="100" w:firstLine="210"/>
      </w:pPr>
    </w:p>
    <w:p w14:paraId="564D6308" w14:textId="6793FEC5" w:rsidR="00565924" w:rsidRDefault="00C065E1" w:rsidP="00F20327">
      <w:pPr>
        <w:pStyle w:val="2"/>
      </w:pPr>
      <w:bookmarkStart w:id="10" w:name="_Toc115972270"/>
      <w:r>
        <w:rPr>
          <w:rFonts w:hint="eastAsia"/>
        </w:rPr>
        <w:t>CADDE</w:t>
      </w:r>
      <w:r>
        <w:rPr>
          <w:rFonts w:hint="eastAsia"/>
        </w:rPr>
        <w:t>システム</w:t>
      </w:r>
      <w:r w:rsidR="00F20327">
        <w:rPr>
          <w:rFonts w:hint="eastAsia"/>
        </w:rPr>
        <w:t>全体像</w:t>
      </w:r>
      <w:bookmarkEnd w:id="10"/>
    </w:p>
    <w:p w14:paraId="2224E61C" w14:textId="2D832FD0" w:rsidR="00C650B0" w:rsidRDefault="00A73662" w:rsidP="001C2176">
      <w:pPr>
        <w:ind w:firstLineChars="67" w:firstLine="141"/>
        <w:rPr>
          <w:noProof/>
        </w:rPr>
      </w:pPr>
      <w:r w:rsidRPr="00A73662">
        <w:rPr>
          <w:rFonts w:hint="eastAsia"/>
          <w:lang w:val="ja-JP"/>
        </w:rPr>
        <w:t>本節では、</w:t>
      </w:r>
      <w:r w:rsidRPr="00A73662">
        <w:rPr>
          <w:rFonts w:hint="eastAsia"/>
          <w:lang w:val="ja-JP"/>
        </w:rPr>
        <w:t>CADDE</w:t>
      </w:r>
      <w:r w:rsidRPr="00A73662">
        <w:rPr>
          <w:rFonts w:hint="eastAsia"/>
          <w:lang w:val="ja-JP"/>
        </w:rPr>
        <w:t>システムの全体像と図中の個別システム・サービスの機能の説明を示す。</w:t>
      </w:r>
      <w:r>
        <w:rPr>
          <w:noProof/>
        </w:rPr>
        <w:fldChar w:fldCharType="begin"/>
      </w:r>
      <w:r>
        <w:rPr>
          <w:noProof/>
        </w:rPr>
        <w:instrText xml:space="preserve"> </w:instrText>
      </w:r>
      <w:r>
        <w:rPr>
          <w:rFonts w:hint="eastAsia"/>
          <w:noProof/>
        </w:rPr>
        <w:instrText>REF _Ref112088698 \h</w:instrText>
      </w:r>
      <w:r>
        <w:rPr>
          <w:noProof/>
        </w:rPr>
        <w:instrText xml:space="preserve"> </w:instrText>
      </w:r>
      <w:r>
        <w:rPr>
          <w:noProof/>
        </w:rPr>
      </w:r>
      <w:r>
        <w:rPr>
          <w:noProof/>
        </w:rPr>
        <w:fldChar w:fldCharType="separate"/>
      </w:r>
      <w:r>
        <w:rPr>
          <w:rFonts w:hint="eastAsia"/>
        </w:rPr>
        <w:t>図</w:t>
      </w:r>
      <w:r>
        <w:rPr>
          <w:rFonts w:hint="eastAsia"/>
        </w:rPr>
        <w:t xml:space="preserve"> </w:t>
      </w:r>
      <w:r>
        <w:rPr>
          <w:noProof/>
        </w:rPr>
        <w:t>1.3</w:t>
      </w:r>
      <w:r>
        <w:noBreakHyphen/>
      </w:r>
      <w:r>
        <w:rPr>
          <w:noProof/>
        </w:rPr>
        <w:t>1</w:t>
      </w:r>
      <w:r>
        <w:rPr>
          <w:noProof/>
        </w:rPr>
        <w:fldChar w:fldCharType="end"/>
      </w:r>
      <w:r w:rsidRPr="00A73662">
        <w:rPr>
          <w:rFonts w:hint="eastAsia"/>
          <w:lang w:val="ja-JP"/>
        </w:rPr>
        <w:t>の説明は以下のとおり。</w:t>
      </w:r>
    </w:p>
    <w:p w14:paraId="10B41231" w14:textId="77777777" w:rsidR="00A73662" w:rsidRDefault="00A73662" w:rsidP="00C72D46">
      <w:pPr>
        <w:pStyle w:val="3"/>
      </w:pPr>
      <w:bookmarkStart w:id="11" w:name="_Toc115972271"/>
      <w:r>
        <w:rPr>
          <w:rFonts w:hint="eastAsia"/>
        </w:rPr>
        <w:t>導入の観点からの説明</w:t>
      </w:r>
      <w:r>
        <w:rPr>
          <w:rFonts w:hint="eastAsia"/>
        </w:rPr>
        <w:t>(</w:t>
      </w:r>
      <w:r>
        <w:rPr>
          <w:rFonts w:hint="eastAsia"/>
        </w:rPr>
        <w:t>主に図の上部</w:t>
      </w:r>
      <w:r>
        <w:t>)</w:t>
      </w:r>
      <w:bookmarkEnd w:id="11"/>
    </w:p>
    <w:p w14:paraId="672A919A" w14:textId="77777777" w:rsidR="00A73662" w:rsidRDefault="00A73662" w:rsidP="00A73662">
      <w:pPr>
        <w:pStyle w:val="a9"/>
        <w:numPr>
          <w:ilvl w:val="0"/>
          <w:numId w:val="155"/>
        </w:numPr>
        <w:ind w:leftChars="0"/>
        <w:rPr>
          <w:lang w:val="ja-JP"/>
        </w:rPr>
      </w:pPr>
      <w:r w:rsidRPr="00EE7BE0">
        <w:rPr>
          <w:rFonts w:hint="eastAsia"/>
          <w:lang w:val="ja-JP"/>
        </w:rPr>
        <w:t>CADDE</w:t>
      </w:r>
      <w:r w:rsidRPr="00EE7BE0">
        <w:rPr>
          <w:rFonts w:hint="eastAsia"/>
          <w:lang w:val="ja-JP"/>
        </w:rPr>
        <w:t>コネクタは、データ交換を実現するためのソフトウェア・モジュールであり、導入したモジュールに各種設定（</w:t>
      </w:r>
      <w:r>
        <w:rPr>
          <w:rFonts w:hint="eastAsia"/>
          <w:lang w:val="ja-JP"/>
        </w:rPr>
        <w:t>以下、</w:t>
      </w:r>
      <w:r w:rsidRPr="00EE7BE0">
        <w:rPr>
          <w:rFonts w:hint="eastAsia"/>
          <w:lang w:val="ja-JP"/>
        </w:rPr>
        <w:t>コンフィグ</w:t>
      </w:r>
      <w:r>
        <w:rPr>
          <w:rFonts w:hint="eastAsia"/>
          <w:lang w:val="ja-JP"/>
        </w:rPr>
        <w:t>設定</w:t>
      </w:r>
      <w:r w:rsidRPr="00EE7BE0">
        <w:rPr>
          <w:rFonts w:hint="eastAsia"/>
          <w:lang w:val="ja-JP"/>
        </w:rPr>
        <w:t>と</w:t>
      </w:r>
      <w:r>
        <w:rPr>
          <w:rFonts w:hint="eastAsia"/>
          <w:lang w:val="ja-JP"/>
        </w:rPr>
        <w:t>する</w:t>
      </w:r>
      <w:r w:rsidRPr="00EE7BE0">
        <w:rPr>
          <w:rFonts w:hint="eastAsia"/>
          <w:lang w:val="ja-JP"/>
        </w:rPr>
        <w:t>）</w:t>
      </w:r>
      <w:r w:rsidRPr="00EE7BE0">
        <w:rPr>
          <w:lang w:val="ja-JP"/>
        </w:rPr>
        <w:t>を</w:t>
      </w:r>
      <w:r w:rsidRPr="00EE7BE0">
        <w:rPr>
          <w:rFonts w:hint="eastAsia"/>
          <w:lang w:val="ja-JP"/>
        </w:rPr>
        <w:t>することで、データカタログシステムとの接続やデータ管理との接続、アクセス制御をしたデータ交換、データ交換の来歴の登録や確認</w:t>
      </w:r>
      <w:r>
        <w:rPr>
          <w:rFonts w:hint="eastAsia"/>
          <w:lang w:val="ja-JP"/>
        </w:rPr>
        <w:t>等が</w:t>
      </w:r>
      <w:r w:rsidRPr="00EE7BE0">
        <w:rPr>
          <w:rFonts w:hint="eastAsia"/>
          <w:lang w:val="ja-JP"/>
        </w:rPr>
        <w:t>実現できる。</w:t>
      </w:r>
    </w:p>
    <w:p w14:paraId="6720BCCD" w14:textId="77777777" w:rsidR="00A73662" w:rsidRPr="00EE7BE0" w:rsidRDefault="00A73662" w:rsidP="00A73662">
      <w:pPr>
        <w:pStyle w:val="a9"/>
        <w:numPr>
          <w:ilvl w:val="0"/>
          <w:numId w:val="155"/>
        </w:numPr>
        <w:ind w:leftChars="0"/>
        <w:rPr>
          <w:lang w:val="ja-JP"/>
        </w:rPr>
      </w:pPr>
      <w:r w:rsidRPr="00EE7BE0">
        <w:rPr>
          <w:rFonts w:hint="eastAsia"/>
          <w:lang w:val="ja-JP"/>
        </w:rPr>
        <w:t>データ提供者の環境では、提供者コネクタと認可機能を導入し、データカタログやデータ管理</w:t>
      </w:r>
      <w:r>
        <w:rPr>
          <w:rFonts w:hint="eastAsia"/>
          <w:lang w:val="ja-JP"/>
        </w:rPr>
        <w:t>(</w:t>
      </w:r>
      <w:r w:rsidRPr="00EE7BE0">
        <w:rPr>
          <w:rFonts w:hint="eastAsia"/>
          <w:lang w:val="ja-JP"/>
        </w:rPr>
        <w:t>実際にデータを保管するサーバ</w:t>
      </w:r>
      <w:r>
        <w:rPr>
          <w:rFonts w:hint="eastAsia"/>
          <w:lang w:val="ja-JP"/>
        </w:rPr>
        <w:t>)</w:t>
      </w:r>
      <w:r w:rsidRPr="00EE7BE0">
        <w:rPr>
          <w:rFonts w:hint="eastAsia"/>
          <w:lang w:val="ja-JP"/>
        </w:rPr>
        <w:t>と接続する情報などのコネクタのコンフィグ設定を行う。</w:t>
      </w:r>
    </w:p>
    <w:p w14:paraId="6DF7E7FA" w14:textId="77777777" w:rsidR="00A73662" w:rsidRPr="00EE7BE0" w:rsidRDefault="00A73662" w:rsidP="00A73662">
      <w:pPr>
        <w:pStyle w:val="a9"/>
        <w:numPr>
          <w:ilvl w:val="0"/>
          <w:numId w:val="155"/>
        </w:numPr>
        <w:ind w:leftChars="0"/>
        <w:rPr>
          <w:lang w:val="ja-JP"/>
        </w:rPr>
      </w:pPr>
      <w:r w:rsidRPr="00EE7BE0">
        <w:rPr>
          <w:rFonts w:hint="eastAsia"/>
          <w:lang w:val="ja-JP"/>
        </w:rPr>
        <w:t>データ利用者の環境では、利用者コネクタを導入し、認証機能との接続情報などのコンフィグ設定を行う。利用者コネクタを利用してデータカタログやデータを取得するためのデータ取得</w:t>
      </w:r>
      <w:r w:rsidRPr="00EE7BE0">
        <w:rPr>
          <w:rFonts w:hint="eastAsia"/>
          <w:lang w:val="ja-JP"/>
        </w:rPr>
        <w:t>AP</w:t>
      </w:r>
      <w:r w:rsidRPr="00EE7BE0">
        <w:rPr>
          <w:rFonts w:hint="eastAsia"/>
          <w:lang w:val="ja-JP"/>
        </w:rPr>
        <w:t>を準備する。</w:t>
      </w:r>
    </w:p>
    <w:p w14:paraId="5A8B440D" w14:textId="77777777" w:rsidR="00A73662" w:rsidRPr="00EE7BE0" w:rsidRDefault="00A73662" w:rsidP="00A73662">
      <w:pPr>
        <w:pStyle w:val="a9"/>
        <w:numPr>
          <w:ilvl w:val="0"/>
          <w:numId w:val="155"/>
        </w:numPr>
        <w:ind w:leftChars="0"/>
        <w:rPr>
          <w:lang w:val="ja-JP"/>
        </w:rPr>
      </w:pPr>
      <w:r w:rsidRPr="00EE7BE0">
        <w:rPr>
          <w:rFonts w:hint="eastAsia"/>
          <w:lang w:val="ja-JP"/>
        </w:rPr>
        <w:t>コネクタのコンフィグ設定の情報は、支援サービス群の運営者へ、申請</w:t>
      </w:r>
      <w:r>
        <w:rPr>
          <w:rFonts w:hint="eastAsia"/>
          <w:lang w:val="ja-JP"/>
        </w:rPr>
        <w:t>(</w:t>
      </w:r>
      <w:r w:rsidRPr="00EE7BE0">
        <w:rPr>
          <w:lang w:val="ja-JP"/>
        </w:rPr>
        <w:t>CADDE</w:t>
      </w:r>
      <w:r>
        <w:rPr>
          <w:rFonts w:hint="eastAsia"/>
          <w:lang w:val="ja-JP"/>
        </w:rPr>
        <w:t>利用</w:t>
      </w:r>
      <w:r w:rsidRPr="00EE7BE0">
        <w:rPr>
          <w:rFonts w:hint="eastAsia"/>
          <w:lang w:val="ja-JP"/>
        </w:rPr>
        <w:t>申請など</w:t>
      </w:r>
      <w:r>
        <w:rPr>
          <w:rFonts w:hint="eastAsia"/>
          <w:lang w:val="ja-JP"/>
        </w:rPr>
        <w:t>)</w:t>
      </w:r>
      <w:r>
        <w:rPr>
          <w:rFonts w:hint="eastAsia"/>
          <w:lang w:val="ja-JP"/>
        </w:rPr>
        <w:t>を行う</w:t>
      </w:r>
      <w:r w:rsidRPr="00EE7BE0">
        <w:rPr>
          <w:rFonts w:hint="eastAsia"/>
          <w:lang w:val="ja-JP"/>
        </w:rPr>
        <w:t>ことで、</w:t>
      </w:r>
      <w:r w:rsidRPr="00EE7BE0">
        <w:rPr>
          <w:rFonts w:hint="eastAsia"/>
          <w:lang w:val="ja-JP"/>
        </w:rPr>
        <w:t>CADDE</w:t>
      </w:r>
      <w:r w:rsidRPr="00EE7BE0">
        <w:rPr>
          <w:rFonts w:hint="eastAsia"/>
          <w:lang w:val="ja-JP"/>
        </w:rPr>
        <w:t>に登録</w:t>
      </w:r>
      <w:r>
        <w:rPr>
          <w:rFonts w:hint="eastAsia"/>
          <w:lang w:val="ja-JP"/>
        </w:rPr>
        <w:t>(</w:t>
      </w:r>
      <w:r w:rsidRPr="00EE7BE0">
        <w:rPr>
          <w:rFonts w:hint="eastAsia"/>
          <w:lang w:val="ja-JP"/>
        </w:rPr>
        <w:t>運営者が支援サービスの登録等の操作をする</w:t>
      </w:r>
      <w:r>
        <w:rPr>
          <w:rFonts w:hint="eastAsia"/>
          <w:lang w:val="ja-JP"/>
        </w:rPr>
        <w:t>)</w:t>
      </w:r>
      <w:r w:rsidRPr="00EE7BE0">
        <w:rPr>
          <w:rFonts w:hint="eastAsia"/>
          <w:lang w:val="ja-JP"/>
        </w:rPr>
        <w:t>され、コンフィグ設定情報として提供される。</w:t>
      </w:r>
    </w:p>
    <w:p w14:paraId="2BBE85A9" w14:textId="77777777" w:rsidR="00A73662" w:rsidRPr="00437B48" w:rsidRDefault="00A73662" w:rsidP="00A73662">
      <w:pPr>
        <w:pStyle w:val="a9"/>
        <w:ind w:leftChars="0" w:left="360"/>
      </w:pPr>
    </w:p>
    <w:p w14:paraId="471A5D31" w14:textId="77777777" w:rsidR="00A73662" w:rsidRPr="00687775" w:rsidRDefault="00A73662" w:rsidP="00C72D46">
      <w:pPr>
        <w:pStyle w:val="3"/>
      </w:pPr>
      <w:bookmarkStart w:id="12" w:name="_Toc115972272"/>
      <w:r>
        <w:rPr>
          <w:rFonts w:hint="eastAsia"/>
        </w:rPr>
        <w:t>運用の観点からの説明</w:t>
      </w:r>
      <w:r>
        <w:rPr>
          <w:rFonts w:hint="eastAsia"/>
        </w:rPr>
        <w:t>(</w:t>
      </w:r>
      <w:r>
        <w:rPr>
          <w:rFonts w:hint="eastAsia"/>
        </w:rPr>
        <w:t>主に図の下部</w:t>
      </w:r>
      <w:r>
        <w:t>)</w:t>
      </w:r>
      <w:bookmarkEnd w:id="12"/>
    </w:p>
    <w:p w14:paraId="5975EE80" w14:textId="0C9466F2" w:rsidR="00A73662" w:rsidRPr="000E6774" w:rsidRDefault="00A73662" w:rsidP="00A73662">
      <w:pPr>
        <w:pStyle w:val="a9"/>
        <w:numPr>
          <w:ilvl w:val="0"/>
          <w:numId w:val="156"/>
        </w:numPr>
        <w:ind w:leftChars="0"/>
        <w:rPr>
          <w:lang w:val="ja-JP"/>
        </w:rPr>
      </w:pPr>
      <w:r>
        <w:rPr>
          <w:rFonts w:hint="eastAsia"/>
          <w:lang w:val="ja-JP"/>
        </w:rPr>
        <w:t>図の下部に示す</w:t>
      </w:r>
      <w:r w:rsidRPr="00EE7BE0">
        <w:rPr>
          <w:rFonts w:hint="eastAsia"/>
          <w:lang w:val="ja-JP"/>
        </w:rPr>
        <w:t>CADDE</w:t>
      </w:r>
      <w:r w:rsidRPr="00EE7BE0">
        <w:rPr>
          <w:rFonts w:hint="eastAsia"/>
          <w:lang w:val="ja-JP"/>
        </w:rPr>
        <w:t>支援サービス群は、</w:t>
      </w:r>
      <w:r w:rsidRPr="00EE7BE0">
        <w:rPr>
          <w:rFonts w:hint="eastAsia"/>
          <w:lang w:val="ja-JP"/>
        </w:rPr>
        <w:t>CADDE</w:t>
      </w:r>
      <w:r w:rsidRPr="00EE7BE0">
        <w:rPr>
          <w:rFonts w:hint="eastAsia"/>
          <w:lang w:val="ja-JP"/>
        </w:rPr>
        <w:t>の運用者</w:t>
      </w:r>
      <w:r>
        <w:rPr>
          <w:rFonts w:hint="eastAsia"/>
          <w:lang w:val="ja-JP"/>
        </w:rPr>
        <w:t>が</w:t>
      </w:r>
      <w:r w:rsidRPr="00EE7BE0">
        <w:rPr>
          <w:rFonts w:hint="eastAsia"/>
          <w:lang w:val="ja-JP"/>
        </w:rPr>
        <w:t>提供するサービスである。データ利用者やデータ提供者が、</w:t>
      </w:r>
      <w:r>
        <w:rPr>
          <w:rFonts w:hint="eastAsia"/>
          <w:lang w:val="ja-JP"/>
        </w:rPr>
        <w:t>CADDE</w:t>
      </w:r>
      <w:r w:rsidRPr="00EE7BE0">
        <w:rPr>
          <w:rFonts w:hint="eastAsia"/>
          <w:lang w:val="ja-JP"/>
        </w:rPr>
        <w:t>利用申請等を行うことで、ユーザ</w:t>
      </w:r>
      <w:r w:rsidRPr="00EE7BE0">
        <w:rPr>
          <w:rFonts w:hint="eastAsia"/>
          <w:lang w:val="ja-JP"/>
        </w:rPr>
        <w:t>ID</w:t>
      </w:r>
      <w:r w:rsidRPr="00EE7BE0">
        <w:rPr>
          <w:rFonts w:hint="eastAsia"/>
          <w:lang w:val="ja-JP"/>
        </w:rPr>
        <w:t>登録</w:t>
      </w:r>
      <w:r>
        <w:rPr>
          <w:rFonts w:hint="eastAsia"/>
          <w:lang w:val="ja-JP"/>
        </w:rPr>
        <w:t>がなされ</w:t>
      </w:r>
      <w:r w:rsidRPr="00EE7BE0">
        <w:rPr>
          <w:rFonts w:hint="eastAsia"/>
          <w:lang w:val="ja-JP"/>
        </w:rPr>
        <w:t>、</w:t>
      </w:r>
      <w:r w:rsidRPr="00EE7BE0">
        <w:rPr>
          <w:rFonts w:hint="eastAsia"/>
          <w:lang w:val="ja-JP"/>
        </w:rPr>
        <w:t>ID</w:t>
      </w:r>
      <w:r w:rsidRPr="00EE7BE0">
        <w:rPr>
          <w:rFonts w:hint="eastAsia"/>
          <w:lang w:val="ja-JP"/>
        </w:rPr>
        <w:t>認証連携、データカタログの横断検索、データカタログ作成ツール</w:t>
      </w:r>
      <w:r>
        <w:rPr>
          <w:rFonts w:hint="eastAsia"/>
          <w:lang w:val="ja-JP"/>
        </w:rPr>
        <w:t>等を</w:t>
      </w:r>
      <w:r w:rsidRPr="00EE7BE0">
        <w:rPr>
          <w:rFonts w:hint="eastAsia"/>
          <w:lang w:val="ja-JP"/>
        </w:rPr>
        <w:t>利用することができる。</w:t>
      </w:r>
      <w:r>
        <w:rPr>
          <w:lang w:val="ja-JP"/>
        </w:rPr>
        <w:br/>
      </w:r>
      <w:r>
        <w:rPr>
          <w:rFonts w:hint="eastAsia"/>
        </w:rPr>
        <w:t>以下の</w:t>
      </w:r>
      <w:r>
        <w:fldChar w:fldCharType="begin"/>
      </w:r>
      <w:r>
        <w:instrText xml:space="preserve"> </w:instrText>
      </w:r>
      <w:r>
        <w:rPr>
          <w:rFonts w:hint="eastAsia"/>
        </w:rPr>
        <w:instrText>REF _Ref112320971 \h</w:instrText>
      </w:r>
      <w:r>
        <w:instrText xml:space="preserve"> </w:instrText>
      </w:r>
      <w:r>
        <w:fldChar w:fldCharType="separate"/>
      </w:r>
      <w:r>
        <w:rPr>
          <w:rFonts w:hint="eastAsia"/>
        </w:rPr>
        <w:t>表</w:t>
      </w:r>
      <w:r>
        <w:rPr>
          <w:rFonts w:hint="eastAsia"/>
        </w:rPr>
        <w:t xml:space="preserve"> </w:t>
      </w:r>
      <w:r>
        <w:rPr>
          <w:noProof/>
        </w:rPr>
        <w:t>1.3</w:t>
      </w:r>
      <w:r>
        <w:noBreakHyphen/>
      </w:r>
      <w:r>
        <w:rPr>
          <w:noProof/>
        </w:rPr>
        <w:t>1</w:t>
      </w:r>
      <w:r>
        <w:fldChar w:fldCharType="end"/>
      </w:r>
      <w:r>
        <w:rPr>
          <w:rFonts w:hint="eastAsia"/>
        </w:rPr>
        <w:t>に、支援サービスの機能等について概説を示す。</w:t>
      </w:r>
    </w:p>
    <w:p w14:paraId="1C4B8C34" w14:textId="77777777" w:rsidR="00A73662" w:rsidRPr="000E6774" w:rsidRDefault="00A73662" w:rsidP="00A73662">
      <w:pPr>
        <w:pStyle w:val="a9"/>
        <w:numPr>
          <w:ilvl w:val="0"/>
          <w:numId w:val="156"/>
        </w:numPr>
        <w:ind w:leftChars="0"/>
      </w:pPr>
      <w:r>
        <w:rPr>
          <w:rFonts w:hint="eastAsia"/>
        </w:rPr>
        <w:t>上記のとおり、支援サービス群の運用者による運用では、</w:t>
      </w:r>
      <w:r>
        <w:rPr>
          <w:rFonts w:hint="eastAsia"/>
        </w:rPr>
        <w:t>1</w:t>
      </w:r>
      <w:r>
        <w:rPr>
          <w:rFonts w:hint="eastAsia"/>
        </w:rPr>
        <w:t>つの申請に基づいて複数の運用が発生する場合がある。具体的には、</w:t>
      </w:r>
      <w:r>
        <w:rPr>
          <w:rFonts w:hint="eastAsia"/>
        </w:rPr>
        <w:t>CADDE</w:t>
      </w:r>
      <w:r>
        <w:rPr>
          <w:rFonts w:hint="eastAsia"/>
        </w:rPr>
        <w:t>利用申請という申請に基づいて、</w:t>
      </w:r>
      <w:r>
        <w:rPr>
          <w:rFonts w:hint="eastAsia"/>
        </w:rPr>
        <w:t>CADDE</w:t>
      </w:r>
      <w:r>
        <w:rPr>
          <w:rFonts w:hint="eastAsia"/>
        </w:rPr>
        <w:t>ユーザ</w:t>
      </w:r>
      <w:r>
        <w:rPr>
          <w:rFonts w:hint="eastAsia"/>
        </w:rPr>
        <w:t>ID</w:t>
      </w:r>
      <w:r>
        <w:rPr>
          <w:rFonts w:hint="eastAsia"/>
        </w:rPr>
        <w:t>、コネクタ</w:t>
      </w:r>
      <w:r>
        <w:rPr>
          <w:rFonts w:hint="eastAsia"/>
        </w:rPr>
        <w:t>ID</w:t>
      </w:r>
      <w:r>
        <w:rPr>
          <w:rFonts w:hint="eastAsia"/>
        </w:rPr>
        <w:t>の払い出し</w:t>
      </w:r>
      <w:r>
        <w:rPr>
          <w:rFonts w:hint="eastAsia"/>
        </w:rPr>
        <w:t>(ID</w:t>
      </w:r>
      <w:r>
        <w:rPr>
          <w:rFonts w:hint="eastAsia"/>
        </w:rPr>
        <w:t>管理</w:t>
      </w:r>
      <w:r>
        <w:rPr>
          <w:rFonts w:hint="eastAsia"/>
        </w:rPr>
        <w:t>)</w:t>
      </w:r>
      <w:r>
        <w:rPr>
          <w:rFonts w:hint="eastAsia"/>
        </w:rPr>
        <w:t>、認証サーバへの登録（認証サービス（</w:t>
      </w:r>
      <w:r>
        <w:rPr>
          <w:rFonts w:hint="eastAsia"/>
        </w:rPr>
        <w:t>IdP</w:t>
      </w:r>
      <w:r>
        <w:rPr>
          <w:rFonts w:hint="eastAsia"/>
        </w:rPr>
        <w:t>））、コネクタ等の位置情報登録（ロケーションサービス）等が行われる。一方で「</w:t>
      </w:r>
      <w:r>
        <w:rPr>
          <w:rFonts w:hint="eastAsia"/>
        </w:rPr>
        <w:t>TLS</w:t>
      </w:r>
      <w:r>
        <w:rPr>
          <w:rFonts w:hint="eastAsia"/>
        </w:rPr>
        <w:t>関係」（</w:t>
      </w:r>
      <w:r>
        <w:rPr>
          <w:rFonts w:hint="eastAsia"/>
        </w:rPr>
        <w:t>TLS</w:t>
      </w:r>
      <w:r>
        <w:rPr>
          <w:rFonts w:hint="eastAsia"/>
        </w:rPr>
        <w:t>認証局）及び「横断検索（サイト）関係」については</w:t>
      </w:r>
      <w:r>
        <w:rPr>
          <w:rFonts w:hint="eastAsia"/>
        </w:rPr>
        <w:t>CADDE</w:t>
      </w:r>
      <w:r>
        <w:rPr>
          <w:rFonts w:hint="eastAsia"/>
        </w:rPr>
        <w:t>利用申請とは独立しており、ユーザ（申請者）は別の申請書を用いた別の処理として申請を行う必要がある。このような運用業務の単位を、黄色の点線枠で表現している。</w:t>
      </w:r>
    </w:p>
    <w:p w14:paraId="194E695B" w14:textId="77777777" w:rsidR="00A73662" w:rsidRDefault="00A73662" w:rsidP="00A73662">
      <w:pPr>
        <w:pStyle w:val="a9"/>
        <w:numPr>
          <w:ilvl w:val="0"/>
          <w:numId w:val="156"/>
        </w:numPr>
        <w:ind w:leftChars="0"/>
      </w:pPr>
      <w:r>
        <w:rPr>
          <w:rFonts w:hint="eastAsia"/>
        </w:rPr>
        <w:t>支援サービス群の中には外部連携先サービスとの連携を実施するものが存在する。認証サービス</w:t>
      </w:r>
      <w:r>
        <w:rPr>
          <w:rFonts w:hint="eastAsia"/>
        </w:rPr>
        <w:t>(CADDE IdP)</w:t>
      </w:r>
      <w:r>
        <w:rPr>
          <w:rFonts w:hint="eastAsia"/>
        </w:rPr>
        <w:t>は、分野毎基盤の</w:t>
      </w:r>
      <w:r>
        <w:rPr>
          <w:rFonts w:hint="eastAsia"/>
        </w:rPr>
        <w:t>IdP</w:t>
      </w:r>
      <w:r>
        <w:rPr>
          <w:rFonts w:hint="eastAsia"/>
        </w:rPr>
        <w:t>等、外部の</w:t>
      </w:r>
      <w:r>
        <w:rPr>
          <w:rFonts w:hint="eastAsia"/>
        </w:rPr>
        <w:t>IdP</w:t>
      </w:r>
      <w:r>
        <w:rPr>
          <w:rFonts w:hint="eastAsia"/>
        </w:rPr>
        <w:t>との連携が実施される</w:t>
      </w:r>
      <w:r>
        <w:rPr>
          <w:rFonts w:hint="eastAsia"/>
        </w:rPr>
        <w:t>(</w:t>
      </w:r>
      <w:r>
        <w:rPr>
          <w:rFonts w:hint="eastAsia"/>
        </w:rPr>
        <w:t>外部</w:t>
      </w:r>
      <w:r>
        <w:rPr>
          <w:rFonts w:hint="eastAsia"/>
        </w:rPr>
        <w:t>IdP</w:t>
      </w:r>
      <w:r>
        <w:rPr>
          <w:rFonts w:hint="eastAsia"/>
        </w:rPr>
        <w:t>連携</w:t>
      </w:r>
      <w:r>
        <w:rPr>
          <w:rFonts w:hint="eastAsia"/>
        </w:rPr>
        <w:t>)</w:t>
      </w:r>
      <w:r>
        <w:rPr>
          <w:rFonts w:hint="eastAsia"/>
        </w:rPr>
        <w:t>。</w:t>
      </w:r>
      <w:r>
        <w:br/>
      </w:r>
      <w:r>
        <w:rPr>
          <w:rFonts w:hint="eastAsia"/>
        </w:rPr>
        <w:t>また、契約を要するデータ交換の場合には、外部サービスであるデータ取引市場との連携</w:t>
      </w:r>
      <w:r>
        <w:rPr>
          <w:rFonts w:hint="eastAsia"/>
        </w:rPr>
        <w:t>(</w:t>
      </w:r>
      <w:r>
        <w:rPr>
          <w:rFonts w:hint="eastAsia"/>
        </w:rPr>
        <w:t>データ取引市場連携</w:t>
      </w:r>
      <w:r>
        <w:rPr>
          <w:rFonts w:hint="eastAsia"/>
        </w:rPr>
        <w:t>)</w:t>
      </w:r>
      <w:r>
        <w:rPr>
          <w:rFonts w:hint="eastAsia"/>
        </w:rPr>
        <w:t>が実施されるケースも想定されている。なお</w:t>
      </w:r>
      <w:r w:rsidRPr="000E6774">
        <w:rPr>
          <w:rFonts w:hint="eastAsia"/>
        </w:rPr>
        <w:t>、データ取引市場を利用する場合、データ利用者</w:t>
      </w:r>
      <w:r>
        <w:rPr>
          <w:rFonts w:hint="eastAsia"/>
        </w:rPr>
        <w:t>、</w:t>
      </w:r>
      <w:r w:rsidRPr="000E6774">
        <w:rPr>
          <w:rFonts w:hint="eastAsia"/>
        </w:rPr>
        <w:t>提供者はデータ取引市場への</w:t>
      </w:r>
      <w:r w:rsidRPr="000E6774">
        <w:rPr>
          <w:rFonts w:hint="eastAsia"/>
        </w:rPr>
        <w:t>ID</w:t>
      </w:r>
      <w:r w:rsidRPr="000E6774">
        <w:rPr>
          <w:rFonts w:hint="eastAsia"/>
        </w:rPr>
        <w:t>登録や、コネクタのコンフィグに、データ取引市場の</w:t>
      </w:r>
      <w:r w:rsidRPr="000E6774">
        <w:rPr>
          <w:rFonts w:hint="eastAsia"/>
        </w:rPr>
        <w:t>API</w:t>
      </w:r>
      <w:r w:rsidRPr="000E6774">
        <w:rPr>
          <w:rFonts w:hint="eastAsia"/>
        </w:rPr>
        <w:t>を登録設定する。</w:t>
      </w:r>
    </w:p>
    <w:p w14:paraId="5BB0ED1E" w14:textId="202FD466" w:rsidR="001C2176" w:rsidRPr="00C56DD3" w:rsidRDefault="001C2176" w:rsidP="00C56DD3">
      <w:pPr>
        <w:rPr>
          <w:lang w:val="ja-JP"/>
        </w:rPr>
      </w:pPr>
    </w:p>
    <w:p w14:paraId="5A29ED39" w14:textId="65F41A88" w:rsidR="00D47AEF" w:rsidRDefault="00901029" w:rsidP="00D47AEF">
      <w:pPr>
        <w:keepNext/>
        <w:jc w:val="center"/>
      </w:pPr>
      <w:r>
        <w:rPr>
          <w:noProof/>
        </w:rPr>
        <w:lastRenderedPageBreak/>
        <w:drawing>
          <wp:inline distT="0" distB="0" distL="0" distR="0" wp14:anchorId="163B8956" wp14:editId="0510574D">
            <wp:extent cx="5890499" cy="4154597"/>
            <wp:effectExtent l="0" t="0" r="0" b="0"/>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0760" cy="4168887"/>
                    </a:xfrm>
                    <a:prstGeom prst="rect">
                      <a:avLst/>
                    </a:prstGeom>
                    <a:noFill/>
                    <a:ln w="6350">
                      <a:noFill/>
                    </a:ln>
                  </pic:spPr>
                </pic:pic>
              </a:graphicData>
            </a:graphic>
          </wp:inline>
        </w:drawing>
      </w:r>
    </w:p>
    <w:p w14:paraId="197DF5FE" w14:textId="2EEFECB9" w:rsidR="00D23A6A" w:rsidRPr="00D47AEF" w:rsidRDefault="00FB7816" w:rsidP="00FB7816">
      <w:pPr>
        <w:pStyle w:val="ab"/>
        <w:jc w:val="center"/>
      </w:pPr>
      <w:bookmarkStart w:id="13" w:name="_Ref112088698"/>
      <w:r>
        <w:rPr>
          <w:rFonts w:hint="eastAsia"/>
        </w:rPr>
        <w:t>図</w:t>
      </w:r>
      <w:r>
        <w:rPr>
          <w:rFonts w:hint="eastAsia"/>
        </w:rPr>
        <w:t xml:space="preserve"> </w:t>
      </w:r>
      <w:commentRangeStart w:id="14"/>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1.3</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図</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13"/>
      <w:r w:rsidR="00D47AEF">
        <w:t xml:space="preserve"> CADDE</w:t>
      </w:r>
      <w:r w:rsidR="00D47AEF">
        <w:rPr>
          <w:rFonts w:hint="eastAsia"/>
        </w:rPr>
        <w:t>システム全体像</w:t>
      </w:r>
      <w:commentRangeEnd w:id="14"/>
      <w:r w:rsidR="00F2144A">
        <w:rPr>
          <w:rStyle w:val="af1"/>
          <w:b w:val="0"/>
          <w:bCs w:val="0"/>
        </w:rPr>
        <w:commentReference w:id="14"/>
      </w:r>
    </w:p>
    <w:p w14:paraId="3D9A5071" w14:textId="4C7B61C0" w:rsidR="00EA2E33" w:rsidRDefault="00EA2E33" w:rsidP="00EA2E33">
      <w:pPr>
        <w:rPr>
          <w:rFonts w:cstheme="majorBidi"/>
        </w:rPr>
      </w:pPr>
      <w:r>
        <w:rPr>
          <w:rFonts w:cstheme="majorBidi" w:hint="eastAsia"/>
        </w:rPr>
        <w:t xml:space="preserve"> </w:t>
      </w:r>
      <w:r>
        <w:rPr>
          <w:rFonts w:cstheme="majorBidi" w:hint="eastAsia"/>
        </w:rPr>
        <w:t>以下の表で、</w:t>
      </w:r>
      <w:r>
        <w:rPr>
          <w:rFonts w:cstheme="majorBidi" w:hint="eastAsia"/>
        </w:rPr>
        <w:t>CADDE</w:t>
      </w:r>
      <w:r>
        <w:rPr>
          <w:rFonts w:cstheme="majorBidi" w:hint="eastAsia"/>
        </w:rPr>
        <w:t>システムにおける各機能名とその機能解説を記載する。</w:t>
      </w:r>
    </w:p>
    <w:p w14:paraId="03D31C2A" w14:textId="77777777" w:rsidR="00EA2E33" w:rsidRDefault="00EA2E33" w:rsidP="00EA2E33"/>
    <w:p w14:paraId="640CC27C" w14:textId="1BACB9A8" w:rsidR="00EA2E33" w:rsidRDefault="00EA2E33" w:rsidP="00EA2E33">
      <w:pPr>
        <w:pStyle w:val="ab"/>
        <w:jc w:val="center"/>
      </w:pPr>
      <w:bookmarkStart w:id="15" w:name="_Ref112320971"/>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1.3</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15"/>
      <w:r>
        <w:rPr>
          <w:rFonts w:hint="eastAsia"/>
        </w:rPr>
        <w:t xml:space="preserve"> </w:t>
      </w:r>
      <w:r>
        <w:rPr>
          <w:rFonts w:hint="eastAsia"/>
        </w:rPr>
        <w:t>個別システムの機能説明</w:t>
      </w:r>
    </w:p>
    <w:tbl>
      <w:tblPr>
        <w:tblStyle w:val="a8"/>
        <w:tblW w:w="0" w:type="auto"/>
        <w:tblCellMar>
          <w:left w:w="28" w:type="dxa"/>
          <w:right w:w="28" w:type="dxa"/>
        </w:tblCellMar>
        <w:tblLook w:val="04A0" w:firstRow="1" w:lastRow="0" w:firstColumn="1" w:lastColumn="0" w:noHBand="0" w:noVBand="1"/>
      </w:tblPr>
      <w:tblGrid>
        <w:gridCol w:w="485"/>
        <w:gridCol w:w="1637"/>
        <w:gridCol w:w="2126"/>
        <w:gridCol w:w="5488"/>
      </w:tblGrid>
      <w:tr w:rsidR="00672A6B" w:rsidRPr="00F3054E" w14:paraId="4DCF9397" w14:textId="77777777" w:rsidTr="00F10A01">
        <w:tc>
          <w:tcPr>
            <w:tcW w:w="485" w:type="dxa"/>
            <w:tcBorders>
              <w:bottom w:val="single" w:sz="4" w:space="0" w:color="auto"/>
            </w:tcBorders>
            <w:shd w:val="clear" w:color="auto" w:fill="808080" w:themeFill="background1" w:themeFillShade="80"/>
          </w:tcPr>
          <w:p w14:paraId="40DDD167" w14:textId="77777777" w:rsidR="00672A6B" w:rsidRPr="00F3054E" w:rsidRDefault="00672A6B" w:rsidP="00F10A01">
            <w:pPr>
              <w:jc w:val="center"/>
              <w:rPr>
                <w:rFonts w:ascii="ＭＳ 明朝" w:hAnsi="ＭＳ 明朝"/>
                <w:color w:val="FFFFFF" w:themeColor="background1"/>
              </w:rPr>
            </w:pPr>
            <w:r w:rsidRPr="00F3054E">
              <w:rPr>
                <w:rFonts w:ascii="ＭＳ 明朝" w:hAnsi="ＭＳ 明朝" w:hint="eastAsia"/>
                <w:color w:val="FFFFFF" w:themeColor="background1"/>
              </w:rPr>
              <w:t>#</w:t>
            </w:r>
          </w:p>
        </w:tc>
        <w:tc>
          <w:tcPr>
            <w:tcW w:w="1637" w:type="dxa"/>
            <w:tcBorders>
              <w:bottom w:val="single" w:sz="4" w:space="0" w:color="auto"/>
            </w:tcBorders>
            <w:shd w:val="clear" w:color="auto" w:fill="808080" w:themeFill="background1" w:themeFillShade="80"/>
          </w:tcPr>
          <w:p w14:paraId="18B73390" w14:textId="77777777" w:rsidR="00672A6B" w:rsidRDefault="00672A6B" w:rsidP="00F10A01">
            <w:pPr>
              <w:jc w:val="center"/>
              <w:rPr>
                <w:rFonts w:ascii="ＭＳ 明朝" w:hAnsi="ＭＳ 明朝"/>
                <w:color w:val="FFFFFF" w:themeColor="background1"/>
              </w:rPr>
            </w:pPr>
            <w:r>
              <w:rPr>
                <w:rFonts w:ascii="ＭＳ 明朝" w:hAnsi="ＭＳ 明朝" w:hint="eastAsia"/>
                <w:color w:val="FFFFFF" w:themeColor="background1"/>
              </w:rPr>
              <w:t>分類</w:t>
            </w:r>
          </w:p>
        </w:tc>
        <w:tc>
          <w:tcPr>
            <w:tcW w:w="2126" w:type="dxa"/>
            <w:tcBorders>
              <w:bottom w:val="single" w:sz="4" w:space="0" w:color="auto"/>
            </w:tcBorders>
            <w:shd w:val="clear" w:color="auto" w:fill="808080" w:themeFill="background1" w:themeFillShade="80"/>
          </w:tcPr>
          <w:p w14:paraId="4741D84E" w14:textId="77777777" w:rsidR="00672A6B" w:rsidRPr="00F3054E" w:rsidRDefault="00672A6B" w:rsidP="00F10A01">
            <w:pPr>
              <w:jc w:val="center"/>
              <w:rPr>
                <w:rFonts w:ascii="ＭＳ 明朝" w:hAnsi="ＭＳ 明朝"/>
                <w:color w:val="FFFFFF" w:themeColor="background1"/>
              </w:rPr>
            </w:pPr>
            <w:r>
              <w:rPr>
                <w:rFonts w:ascii="ＭＳ 明朝" w:hAnsi="ＭＳ 明朝" w:hint="eastAsia"/>
                <w:color w:val="FFFFFF" w:themeColor="background1"/>
              </w:rPr>
              <w:t>名称</w:t>
            </w:r>
          </w:p>
        </w:tc>
        <w:tc>
          <w:tcPr>
            <w:tcW w:w="5488" w:type="dxa"/>
            <w:tcBorders>
              <w:bottom w:val="single" w:sz="4" w:space="0" w:color="auto"/>
            </w:tcBorders>
            <w:shd w:val="clear" w:color="auto" w:fill="808080" w:themeFill="background1" w:themeFillShade="80"/>
          </w:tcPr>
          <w:p w14:paraId="4413FCA1" w14:textId="77777777" w:rsidR="00672A6B" w:rsidRPr="00F3054E" w:rsidRDefault="00672A6B" w:rsidP="00F10A01">
            <w:pPr>
              <w:jc w:val="center"/>
              <w:rPr>
                <w:rFonts w:ascii="ＭＳ 明朝" w:hAnsi="ＭＳ 明朝"/>
                <w:color w:val="FFFFFF" w:themeColor="background1"/>
              </w:rPr>
            </w:pPr>
            <w:r>
              <w:rPr>
                <w:rFonts w:ascii="ＭＳ 明朝" w:hAnsi="ＭＳ 明朝" w:hint="eastAsia"/>
                <w:color w:val="FFFFFF" w:themeColor="background1"/>
              </w:rPr>
              <w:t>説明</w:t>
            </w:r>
          </w:p>
        </w:tc>
      </w:tr>
      <w:tr w:rsidR="00672A6B" w:rsidRPr="00F3054E" w14:paraId="4A40ADD6" w14:textId="77777777" w:rsidTr="00F10A01">
        <w:trPr>
          <w:trHeight w:val="1071"/>
        </w:trPr>
        <w:tc>
          <w:tcPr>
            <w:tcW w:w="485" w:type="dxa"/>
          </w:tcPr>
          <w:p w14:paraId="2F5DDF4C" w14:textId="77777777" w:rsidR="00672A6B" w:rsidRPr="00F3054E" w:rsidRDefault="00672A6B" w:rsidP="00F10A01">
            <w:r>
              <w:rPr>
                <w:rFonts w:hint="eastAsia"/>
              </w:rPr>
              <w:t>1</w:t>
            </w:r>
          </w:p>
        </w:tc>
        <w:tc>
          <w:tcPr>
            <w:tcW w:w="1637" w:type="dxa"/>
          </w:tcPr>
          <w:p w14:paraId="3F4C3F7A" w14:textId="77777777" w:rsidR="00672A6B" w:rsidRPr="00F3054E" w:rsidRDefault="00672A6B" w:rsidP="00F10A01">
            <w:r>
              <w:rPr>
                <w:rFonts w:hint="eastAsia"/>
              </w:rPr>
              <w:t>システム</w:t>
            </w:r>
          </w:p>
        </w:tc>
        <w:tc>
          <w:tcPr>
            <w:tcW w:w="2126" w:type="dxa"/>
          </w:tcPr>
          <w:p w14:paraId="6B2BEF21" w14:textId="77777777" w:rsidR="00672A6B" w:rsidRPr="00F3054E" w:rsidRDefault="00672A6B" w:rsidP="00F10A01">
            <w:r w:rsidRPr="004A2177">
              <w:rPr>
                <w:rFonts w:asciiTheme="minorEastAsia" w:hAnsiTheme="minorEastAsia" w:hint="eastAsia"/>
                <w:lang w:val="ja-JP"/>
              </w:rPr>
              <w:t>コネクタ</w:t>
            </w:r>
          </w:p>
        </w:tc>
        <w:tc>
          <w:tcPr>
            <w:tcW w:w="5488" w:type="dxa"/>
          </w:tcPr>
          <w:p w14:paraId="0F81AD97" w14:textId="77777777" w:rsidR="00672A6B" w:rsidRDefault="00672A6B" w:rsidP="00F10A01">
            <w:pPr>
              <w:rPr>
                <w:rFonts w:asciiTheme="minorEastAsia" w:hAnsiTheme="minorEastAsia"/>
                <w:lang w:val="ja-JP"/>
              </w:rPr>
            </w:pPr>
            <w:r w:rsidRPr="00196EB3">
              <w:rPr>
                <w:rFonts w:asciiTheme="minorEastAsia" w:hAnsiTheme="minorEastAsia" w:hint="eastAsia"/>
                <w:lang w:val="ja-JP"/>
              </w:rPr>
              <w:t>分散型のデータ交換を実現するためにデータ利用者側とデータ提供者側にそれぞれ実装され直接通信を行う。データカタログ検索、契約、データ交換、原本性保証のI/F機能を有する。</w:t>
            </w:r>
          </w:p>
          <w:p w14:paraId="7CED4335" w14:textId="77777777" w:rsidR="00672A6B" w:rsidRDefault="00672A6B" w:rsidP="00F10A01">
            <w:pPr>
              <w:rPr>
                <w:rFonts w:asciiTheme="minorEastAsia" w:hAnsiTheme="minorEastAsia"/>
                <w:lang w:val="ja-JP"/>
              </w:rPr>
            </w:pPr>
            <w:r>
              <w:rPr>
                <w:rFonts w:asciiTheme="minorEastAsia" w:hAnsiTheme="minorEastAsia" w:hint="eastAsia"/>
                <w:lang w:val="ja-JP"/>
              </w:rPr>
              <w:t>※データ利用者コネクタ：</w:t>
            </w:r>
            <w:r w:rsidRPr="00196EB3">
              <w:rPr>
                <w:rFonts w:asciiTheme="minorEastAsia" w:hAnsiTheme="minorEastAsia" w:hint="eastAsia"/>
                <w:lang w:val="ja-JP"/>
              </w:rPr>
              <w:t>データ利用者システムに設置するコネクタ。データ提供者コネクタと連携しデータ提供者システムからデータを取得する。</w:t>
            </w:r>
          </w:p>
          <w:p w14:paraId="353841CA" w14:textId="77777777" w:rsidR="00672A6B" w:rsidRDefault="00672A6B" w:rsidP="00F10A01">
            <w:r>
              <w:rPr>
                <w:rFonts w:asciiTheme="minorEastAsia" w:hAnsiTheme="minorEastAsia" w:hint="eastAsia"/>
                <w:lang w:val="ja-JP"/>
              </w:rPr>
              <w:t>※データ提供者コネクタ：</w:t>
            </w:r>
            <w:r w:rsidRPr="00196EB3">
              <w:rPr>
                <w:rFonts w:asciiTheme="minorEastAsia" w:hAnsiTheme="minorEastAsia" w:hint="eastAsia"/>
                <w:lang w:val="ja-JP"/>
              </w:rPr>
              <w:t>データ提供者システムに設置するコネクタ。データ利用者コネクタと連携しデータ提供者システムのデータを提供する。</w:t>
            </w:r>
          </w:p>
        </w:tc>
      </w:tr>
      <w:tr w:rsidR="00672A6B" w:rsidRPr="00F3054E" w14:paraId="408FE3BD" w14:textId="77777777" w:rsidTr="00F10A01">
        <w:trPr>
          <w:trHeight w:val="1071"/>
        </w:trPr>
        <w:tc>
          <w:tcPr>
            <w:tcW w:w="485" w:type="dxa"/>
          </w:tcPr>
          <w:p w14:paraId="2E59C136" w14:textId="77777777" w:rsidR="00672A6B" w:rsidRPr="00F3054E" w:rsidRDefault="00672A6B" w:rsidP="00F10A01">
            <w:r>
              <w:rPr>
                <w:rFonts w:hint="eastAsia"/>
              </w:rPr>
              <w:t>2</w:t>
            </w:r>
          </w:p>
        </w:tc>
        <w:tc>
          <w:tcPr>
            <w:tcW w:w="1637" w:type="dxa"/>
          </w:tcPr>
          <w:p w14:paraId="4455FF9F" w14:textId="77777777" w:rsidR="00672A6B" w:rsidRPr="00F3054E" w:rsidRDefault="00672A6B" w:rsidP="00F10A01">
            <w:r>
              <w:rPr>
                <w:rFonts w:hint="eastAsia"/>
              </w:rPr>
              <w:t>システム</w:t>
            </w:r>
          </w:p>
        </w:tc>
        <w:tc>
          <w:tcPr>
            <w:tcW w:w="2126" w:type="dxa"/>
          </w:tcPr>
          <w:p w14:paraId="323C49C9" w14:textId="77777777" w:rsidR="00672A6B" w:rsidRPr="00F3054E" w:rsidRDefault="00672A6B" w:rsidP="00F10A01">
            <w:r w:rsidRPr="004A2177">
              <w:rPr>
                <w:rFonts w:asciiTheme="minorEastAsia" w:hAnsiTheme="minorEastAsia" w:cs="ＭＳ Ｐゴシック" w:hint="eastAsia"/>
                <w:kern w:val="0"/>
              </w:rPr>
              <w:t>データ管理</w:t>
            </w:r>
          </w:p>
        </w:tc>
        <w:tc>
          <w:tcPr>
            <w:tcW w:w="5488" w:type="dxa"/>
          </w:tcPr>
          <w:p w14:paraId="4DE76163" w14:textId="77777777" w:rsidR="00672A6B" w:rsidRDefault="00672A6B" w:rsidP="00F10A01">
            <w:r w:rsidRPr="004A2177">
              <w:rPr>
                <w:rFonts w:asciiTheme="minorEastAsia" w:hAnsiTheme="minorEastAsia" w:hint="eastAsia"/>
                <w:lang w:val="ja-JP"/>
              </w:rPr>
              <w:t>提供するために蓄積・作成されたデータを保管するサーバで</w:t>
            </w:r>
            <w:r>
              <w:rPr>
                <w:rFonts w:asciiTheme="minorEastAsia" w:hAnsiTheme="minorEastAsia" w:hint="eastAsia"/>
                <w:lang w:val="ja-JP"/>
              </w:rPr>
              <w:t>ある</w:t>
            </w:r>
            <w:r w:rsidRPr="004A2177">
              <w:rPr>
                <w:rFonts w:asciiTheme="minorEastAsia" w:hAnsiTheme="minorEastAsia" w:hint="eastAsia"/>
                <w:lang w:val="ja-JP"/>
              </w:rPr>
              <w:t>。提供者コネクタから呼び出され要求のあったデータを提供</w:t>
            </w:r>
            <w:r>
              <w:rPr>
                <w:rFonts w:asciiTheme="minorEastAsia" w:hAnsiTheme="minorEastAsia" w:hint="eastAsia"/>
                <w:lang w:val="ja-JP"/>
              </w:rPr>
              <w:t>する</w:t>
            </w:r>
            <w:r w:rsidRPr="004A2177">
              <w:rPr>
                <w:rFonts w:asciiTheme="minorEastAsia" w:hAnsiTheme="minorEastAsia" w:hint="eastAsia"/>
                <w:lang w:val="ja-JP"/>
              </w:rPr>
              <w:t>。</w:t>
            </w:r>
            <w:r>
              <w:rPr>
                <w:rFonts w:asciiTheme="minorEastAsia" w:hAnsiTheme="minorEastAsia" w:hint="eastAsia"/>
                <w:lang w:val="ja-JP"/>
              </w:rPr>
              <w:t>提供者コネクタが対応できる</w:t>
            </w:r>
            <w:r w:rsidRPr="004A2177">
              <w:rPr>
                <w:rFonts w:asciiTheme="minorEastAsia" w:hAnsiTheme="minorEastAsia" w:hint="eastAsia"/>
                <w:lang w:val="ja-JP"/>
              </w:rPr>
              <w:t>プロトコルはHTTP、FTP、NGSI</w:t>
            </w:r>
            <w:r>
              <w:rPr>
                <w:rFonts w:asciiTheme="minorEastAsia" w:hAnsiTheme="minorEastAsia" w:hint="eastAsia"/>
                <w:lang w:val="ja-JP"/>
              </w:rPr>
              <w:t>の3つである</w:t>
            </w:r>
            <w:r w:rsidRPr="004A2177">
              <w:rPr>
                <w:rFonts w:asciiTheme="minorEastAsia" w:hAnsiTheme="minorEastAsia" w:hint="eastAsia"/>
                <w:lang w:val="ja-JP"/>
              </w:rPr>
              <w:t>。</w:t>
            </w:r>
          </w:p>
        </w:tc>
      </w:tr>
      <w:tr w:rsidR="00672A6B" w:rsidRPr="00F3054E" w14:paraId="5E2FD809" w14:textId="77777777" w:rsidTr="00F10A01">
        <w:trPr>
          <w:trHeight w:val="1071"/>
        </w:trPr>
        <w:tc>
          <w:tcPr>
            <w:tcW w:w="485" w:type="dxa"/>
          </w:tcPr>
          <w:p w14:paraId="6B209C27" w14:textId="77777777" w:rsidR="00672A6B" w:rsidRPr="00F3054E" w:rsidRDefault="00672A6B" w:rsidP="00F10A01">
            <w:r>
              <w:rPr>
                <w:rFonts w:hint="eastAsia"/>
              </w:rPr>
              <w:lastRenderedPageBreak/>
              <w:t>3</w:t>
            </w:r>
          </w:p>
        </w:tc>
        <w:tc>
          <w:tcPr>
            <w:tcW w:w="1637" w:type="dxa"/>
          </w:tcPr>
          <w:p w14:paraId="5D1383D8" w14:textId="77777777" w:rsidR="00672A6B" w:rsidRPr="00F3054E" w:rsidRDefault="00672A6B" w:rsidP="00F10A01">
            <w:r>
              <w:rPr>
                <w:rFonts w:hint="eastAsia"/>
              </w:rPr>
              <w:t>システム</w:t>
            </w:r>
          </w:p>
        </w:tc>
        <w:tc>
          <w:tcPr>
            <w:tcW w:w="2126" w:type="dxa"/>
          </w:tcPr>
          <w:p w14:paraId="50B5E317" w14:textId="77777777" w:rsidR="00672A6B" w:rsidRPr="00F3054E" w:rsidRDefault="00672A6B" w:rsidP="00F10A01">
            <w:r>
              <w:rPr>
                <w:rFonts w:asciiTheme="minorEastAsia" w:hAnsiTheme="minorEastAsia" w:cs="ＭＳ Ｐゴシック" w:hint="eastAsia"/>
                <w:kern w:val="0"/>
              </w:rPr>
              <w:t>データ</w:t>
            </w:r>
            <w:r w:rsidRPr="004A2177">
              <w:rPr>
                <w:rFonts w:asciiTheme="minorEastAsia" w:hAnsiTheme="minorEastAsia" w:cs="ＭＳ Ｐゴシック" w:hint="eastAsia"/>
                <w:kern w:val="0"/>
              </w:rPr>
              <w:t>カタログ</w:t>
            </w:r>
          </w:p>
        </w:tc>
        <w:tc>
          <w:tcPr>
            <w:tcW w:w="5488" w:type="dxa"/>
          </w:tcPr>
          <w:p w14:paraId="6CD5B93A" w14:textId="77777777" w:rsidR="00672A6B" w:rsidRDefault="00672A6B" w:rsidP="00F10A01">
            <w:r w:rsidRPr="004A2177">
              <w:rPr>
                <w:rFonts w:asciiTheme="minorEastAsia" w:hAnsiTheme="minorEastAsia" w:hint="eastAsia"/>
                <w:lang w:val="ja-JP"/>
              </w:rPr>
              <w:t>提供するデータのカタログを保管するサイトで</w:t>
            </w:r>
            <w:r>
              <w:rPr>
                <w:rFonts w:asciiTheme="minorEastAsia" w:hAnsiTheme="minorEastAsia" w:hint="eastAsia"/>
                <w:lang w:val="ja-JP"/>
              </w:rPr>
              <w:t>ある</w:t>
            </w:r>
            <w:r w:rsidRPr="004A2177">
              <w:rPr>
                <w:rFonts w:asciiTheme="minorEastAsia" w:hAnsiTheme="minorEastAsia" w:hint="eastAsia"/>
                <w:lang w:val="ja-JP"/>
              </w:rPr>
              <w:t>。横断検索用の</w:t>
            </w:r>
            <w:r>
              <w:rPr>
                <w:rFonts w:asciiTheme="minorEastAsia" w:hAnsiTheme="minorEastAsia" w:hint="eastAsia"/>
                <w:lang w:val="ja-JP"/>
              </w:rPr>
              <w:t>データ</w:t>
            </w:r>
            <w:r w:rsidRPr="004A2177">
              <w:rPr>
                <w:rFonts w:asciiTheme="minorEastAsia" w:hAnsiTheme="minorEastAsia" w:hint="eastAsia"/>
                <w:lang w:val="ja-JP"/>
              </w:rPr>
              <w:t>カタログと詳細検索用の</w:t>
            </w:r>
            <w:r>
              <w:rPr>
                <w:rFonts w:asciiTheme="minorEastAsia" w:hAnsiTheme="minorEastAsia" w:hint="eastAsia"/>
                <w:lang w:val="ja-JP"/>
              </w:rPr>
              <w:t>データ</w:t>
            </w:r>
            <w:r w:rsidRPr="004A2177">
              <w:rPr>
                <w:rFonts w:asciiTheme="minorEastAsia" w:hAnsiTheme="minorEastAsia" w:hint="eastAsia"/>
                <w:lang w:val="ja-JP"/>
              </w:rPr>
              <w:t>カタログの2種類があ</w:t>
            </w:r>
            <w:r>
              <w:rPr>
                <w:rFonts w:asciiTheme="minorEastAsia" w:hAnsiTheme="minorEastAsia" w:hint="eastAsia"/>
                <w:lang w:val="ja-JP"/>
              </w:rPr>
              <w:t>る</w:t>
            </w:r>
            <w:r w:rsidRPr="004A2177">
              <w:rPr>
                <w:rFonts w:asciiTheme="minorEastAsia" w:hAnsiTheme="minorEastAsia" w:hint="eastAsia"/>
                <w:lang w:val="ja-JP"/>
              </w:rPr>
              <w:t>。横断検索</w:t>
            </w:r>
            <w:r>
              <w:rPr>
                <w:rFonts w:asciiTheme="minorEastAsia" w:hAnsiTheme="minorEastAsia" w:hint="eastAsia"/>
                <w:lang w:val="ja-JP"/>
              </w:rPr>
              <w:t>用データ</w:t>
            </w:r>
            <w:r w:rsidRPr="004A2177">
              <w:rPr>
                <w:rFonts w:asciiTheme="minorEastAsia" w:hAnsiTheme="minorEastAsia" w:hint="eastAsia"/>
                <w:lang w:val="ja-JP"/>
              </w:rPr>
              <w:t>カタログは、インターネットに公開され</w:t>
            </w:r>
            <w:r>
              <w:rPr>
                <w:rFonts w:asciiTheme="minorEastAsia" w:hAnsiTheme="minorEastAsia" w:hint="eastAsia"/>
                <w:lang w:val="ja-JP"/>
              </w:rPr>
              <w:t>、</w:t>
            </w:r>
            <w:r w:rsidRPr="004A2177">
              <w:rPr>
                <w:rFonts w:asciiTheme="minorEastAsia" w:hAnsiTheme="minorEastAsia" w:hint="eastAsia"/>
                <w:lang w:val="ja-JP"/>
              </w:rPr>
              <w:t>横断検索サービスにクローリングされ</w:t>
            </w:r>
            <w:r>
              <w:rPr>
                <w:rFonts w:asciiTheme="minorEastAsia" w:hAnsiTheme="minorEastAsia" w:hint="eastAsia"/>
                <w:lang w:val="ja-JP"/>
              </w:rPr>
              <w:t>る。</w:t>
            </w:r>
            <w:r w:rsidRPr="004A2177">
              <w:rPr>
                <w:rFonts w:asciiTheme="minorEastAsia" w:hAnsiTheme="minorEastAsia" w:hint="eastAsia"/>
                <w:lang w:val="ja-JP"/>
              </w:rPr>
              <w:t>詳細検索カタログサイトは、より詳細なカタログとなっており、コネクタを介して提供者</w:t>
            </w:r>
            <w:r>
              <w:rPr>
                <w:rFonts w:asciiTheme="minorEastAsia" w:hAnsiTheme="minorEastAsia" w:hint="eastAsia"/>
                <w:lang w:val="ja-JP"/>
              </w:rPr>
              <w:t>から利用者に提供</w:t>
            </w:r>
            <w:r w:rsidRPr="004A2177">
              <w:rPr>
                <w:rFonts w:asciiTheme="minorEastAsia" w:hAnsiTheme="minorEastAsia" w:hint="eastAsia"/>
                <w:lang w:val="ja-JP"/>
              </w:rPr>
              <w:t>さ</w:t>
            </w:r>
            <w:r>
              <w:rPr>
                <w:rFonts w:asciiTheme="minorEastAsia" w:hAnsiTheme="minorEastAsia" w:hint="eastAsia"/>
                <w:lang w:val="ja-JP"/>
              </w:rPr>
              <w:t>れる</w:t>
            </w:r>
            <w:r w:rsidRPr="004A2177">
              <w:rPr>
                <w:rFonts w:asciiTheme="minorEastAsia" w:hAnsiTheme="minorEastAsia" w:hint="eastAsia"/>
                <w:lang w:val="ja-JP"/>
              </w:rPr>
              <w:t>。</w:t>
            </w:r>
          </w:p>
        </w:tc>
      </w:tr>
      <w:tr w:rsidR="00672A6B" w:rsidRPr="00F3054E" w14:paraId="51219AD3" w14:textId="77777777" w:rsidTr="00F10A01">
        <w:trPr>
          <w:trHeight w:val="1071"/>
        </w:trPr>
        <w:tc>
          <w:tcPr>
            <w:tcW w:w="485" w:type="dxa"/>
          </w:tcPr>
          <w:p w14:paraId="6C7FB5BF" w14:textId="77777777" w:rsidR="00672A6B" w:rsidRPr="00F3054E" w:rsidRDefault="00672A6B" w:rsidP="00F10A01">
            <w:r>
              <w:rPr>
                <w:rFonts w:hint="eastAsia"/>
              </w:rPr>
              <w:t>4</w:t>
            </w:r>
          </w:p>
        </w:tc>
        <w:tc>
          <w:tcPr>
            <w:tcW w:w="1637" w:type="dxa"/>
          </w:tcPr>
          <w:p w14:paraId="7A6C507A" w14:textId="77777777" w:rsidR="00672A6B" w:rsidRPr="00F3054E" w:rsidRDefault="00672A6B" w:rsidP="00F10A01">
            <w:r>
              <w:rPr>
                <w:rFonts w:hint="eastAsia"/>
              </w:rPr>
              <w:t>システム</w:t>
            </w:r>
          </w:p>
        </w:tc>
        <w:tc>
          <w:tcPr>
            <w:tcW w:w="2126" w:type="dxa"/>
          </w:tcPr>
          <w:p w14:paraId="28584E56" w14:textId="77777777" w:rsidR="00672A6B" w:rsidRPr="00F3054E" w:rsidRDefault="00672A6B" w:rsidP="00F10A01">
            <w:r w:rsidRPr="004A2177">
              <w:rPr>
                <w:rFonts w:asciiTheme="minorEastAsia" w:hAnsiTheme="minorEastAsia" w:hint="eastAsia"/>
                <w:lang w:val="ja-JP"/>
              </w:rPr>
              <w:t>利用者側のデータ取得AP</w:t>
            </w:r>
          </w:p>
        </w:tc>
        <w:tc>
          <w:tcPr>
            <w:tcW w:w="5488" w:type="dxa"/>
          </w:tcPr>
          <w:p w14:paraId="5EC1F003" w14:textId="77777777" w:rsidR="00672A6B" w:rsidRDefault="00672A6B" w:rsidP="00F10A01">
            <w:r w:rsidRPr="004A2177">
              <w:rPr>
                <w:rFonts w:asciiTheme="minorEastAsia" w:hAnsiTheme="minorEastAsia" w:hint="eastAsia"/>
                <w:lang w:val="ja-JP"/>
              </w:rPr>
              <w:t>コネクタを操作するAPのことを指す。</w:t>
            </w:r>
            <w:r>
              <w:rPr>
                <w:rFonts w:asciiTheme="minorEastAsia" w:hAnsiTheme="minorEastAsia" w:hint="eastAsia"/>
                <w:lang w:val="ja-JP"/>
              </w:rPr>
              <w:t>利用者</w:t>
            </w:r>
            <w:r w:rsidRPr="004A2177">
              <w:rPr>
                <w:rFonts w:asciiTheme="minorEastAsia" w:hAnsiTheme="minorEastAsia" w:hint="eastAsia"/>
                <w:lang w:val="ja-JP"/>
              </w:rPr>
              <w:t>コネクタは</w:t>
            </w:r>
            <w:r>
              <w:rPr>
                <w:rFonts w:asciiTheme="minorEastAsia" w:hAnsiTheme="minorEastAsia" w:hint="eastAsia"/>
                <w:lang w:val="ja-JP"/>
              </w:rPr>
              <w:t>APIで利用する。API呼び出しの</w:t>
            </w:r>
            <w:r w:rsidRPr="004A2177">
              <w:rPr>
                <w:rFonts w:asciiTheme="minorEastAsia" w:hAnsiTheme="minorEastAsia" w:hint="eastAsia"/>
                <w:lang w:val="ja-JP"/>
              </w:rPr>
              <w:t>通常コマンドラインベースで動くため、専門性がない人にとっては利用がしづらい。それを補うために利用者</w:t>
            </w:r>
            <w:r>
              <w:rPr>
                <w:rFonts w:asciiTheme="minorEastAsia" w:hAnsiTheme="minorEastAsia" w:hint="eastAsia"/>
                <w:lang w:val="ja-JP"/>
              </w:rPr>
              <w:t>Web</w:t>
            </w:r>
            <w:r w:rsidRPr="004A2177">
              <w:rPr>
                <w:rFonts w:asciiTheme="minorEastAsia" w:hAnsiTheme="minorEastAsia" w:hint="eastAsia"/>
                <w:lang w:val="ja-JP"/>
              </w:rPr>
              <w:t>APを自作</w:t>
            </w:r>
            <w:r>
              <w:rPr>
                <w:rFonts w:asciiTheme="minorEastAsia" w:hAnsiTheme="minorEastAsia" w:hint="eastAsia"/>
                <w:lang w:val="ja-JP"/>
              </w:rPr>
              <w:t>する</w:t>
            </w:r>
            <w:r w:rsidRPr="004A2177">
              <w:rPr>
                <w:rFonts w:asciiTheme="minorEastAsia" w:hAnsiTheme="minorEastAsia" w:hint="eastAsia"/>
                <w:lang w:val="ja-JP"/>
              </w:rPr>
              <w:t>ことを推奨</w:t>
            </w:r>
            <w:r>
              <w:rPr>
                <w:rFonts w:asciiTheme="minorEastAsia" w:hAnsiTheme="minorEastAsia" w:hint="eastAsia"/>
                <w:lang w:val="ja-JP"/>
              </w:rPr>
              <w:t>する</w:t>
            </w:r>
            <w:r w:rsidRPr="004A2177">
              <w:rPr>
                <w:rFonts w:asciiTheme="minorEastAsia" w:hAnsiTheme="minorEastAsia" w:hint="eastAsia"/>
                <w:lang w:val="ja-JP"/>
              </w:rPr>
              <w:t>。</w:t>
            </w:r>
          </w:p>
        </w:tc>
      </w:tr>
      <w:tr w:rsidR="00672A6B" w:rsidRPr="00F3054E" w14:paraId="20DD8302" w14:textId="77777777" w:rsidTr="00F10A01">
        <w:trPr>
          <w:trHeight w:val="1071"/>
        </w:trPr>
        <w:tc>
          <w:tcPr>
            <w:tcW w:w="485" w:type="dxa"/>
            <w:hideMark/>
          </w:tcPr>
          <w:p w14:paraId="113D7489" w14:textId="77777777" w:rsidR="00672A6B" w:rsidRPr="00F3054E" w:rsidRDefault="00672A6B" w:rsidP="00F10A01">
            <w:r>
              <w:rPr>
                <w:rFonts w:hint="eastAsia"/>
              </w:rPr>
              <w:t>5</w:t>
            </w:r>
          </w:p>
        </w:tc>
        <w:tc>
          <w:tcPr>
            <w:tcW w:w="1637" w:type="dxa"/>
          </w:tcPr>
          <w:p w14:paraId="7DAC641D" w14:textId="77777777" w:rsidR="00672A6B" w:rsidRPr="00F3054E" w:rsidRDefault="00672A6B" w:rsidP="00F10A01">
            <w:r>
              <w:rPr>
                <w:rFonts w:hint="eastAsia"/>
              </w:rPr>
              <w:t>支援サービス</w:t>
            </w:r>
          </w:p>
        </w:tc>
        <w:tc>
          <w:tcPr>
            <w:tcW w:w="2126" w:type="dxa"/>
            <w:hideMark/>
          </w:tcPr>
          <w:p w14:paraId="59899D27" w14:textId="77777777" w:rsidR="00672A6B" w:rsidRDefault="00672A6B" w:rsidP="00F10A01">
            <w:r w:rsidRPr="00F3054E">
              <w:rPr>
                <w:rFonts w:hint="eastAsia"/>
              </w:rPr>
              <w:t>横断検索サービス</w:t>
            </w:r>
          </w:p>
          <w:p w14:paraId="0F5EBB4F" w14:textId="77777777" w:rsidR="00672A6B" w:rsidRPr="00F3054E" w:rsidRDefault="00672A6B" w:rsidP="00F10A01">
            <w:r w:rsidRPr="00F3054E">
              <w:rPr>
                <w:rFonts w:hint="eastAsia"/>
              </w:rPr>
              <w:t>（横断検索サイト）</w:t>
            </w:r>
          </w:p>
        </w:tc>
        <w:tc>
          <w:tcPr>
            <w:tcW w:w="5488" w:type="dxa"/>
            <w:hideMark/>
          </w:tcPr>
          <w:p w14:paraId="40448CE2" w14:textId="77777777" w:rsidR="00672A6B" w:rsidRPr="00F3054E" w:rsidRDefault="00672A6B" w:rsidP="00F10A01">
            <w:r w:rsidRPr="00B02370">
              <w:rPr>
                <w:rFonts w:hint="eastAsia"/>
              </w:rPr>
              <w:t>支援サービス群の</w:t>
            </w:r>
            <w:r w:rsidRPr="00B02370">
              <w:rPr>
                <w:rFonts w:hint="eastAsia"/>
              </w:rPr>
              <w:t>1</w:t>
            </w:r>
            <w:r w:rsidRPr="00B02370">
              <w:rPr>
                <w:rFonts w:hint="eastAsia"/>
              </w:rPr>
              <w:t>つ。データカタログのダイジェストを管理し、検索する基本サービス。</w:t>
            </w:r>
          </w:p>
        </w:tc>
      </w:tr>
      <w:tr w:rsidR="00672A6B" w:rsidRPr="00F3054E" w14:paraId="1B2061F8" w14:textId="77777777" w:rsidTr="00F10A01">
        <w:trPr>
          <w:trHeight w:val="1071"/>
        </w:trPr>
        <w:tc>
          <w:tcPr>
            <w:tcW w:w="485" w:type="dxa"/>
            <w:hideMark/>
          </w:tcPr>
          <w:p w14:paraId="6CF7B373" w14:textId="77777777" w:rsidR="00672A6B" w:rsidRPr="00F3054E" w:rsidRDefault="00672A6B" w:rsidP="00F10A01">
            <w:r>
              <w:rPr>
                <w:rFonts w:hint="eastAsia"/>
              </w:rPr>
              <w:t>6</w:t>
            </w:r>
          </w:p>
        </w:tc>
        <w:tc>
          <w:tcPr>
            <w:tcW w:w="1637" w:type="dxa"/>
          </w:tcPr>
          <w:p w14:paraId="75AC26CE" w14:textId="77777777" w:rsidR="00672A6B" w:rsidRPr="00F3054E" w:rsidRDefault="00672A6B" w:rsidP="00F10A01">
            <w:r>
              <w:rPr>
                <w:rFonts w:hint="eastAsia"/>
              </w:rPr>
              <w:t>支援サービス</w:t>
            </w:r>
          </w:p>
        </w:tc>
        <w:tc>
          <w:tcPr>
            <w:tcW w:w="2126" w:type="dxa"/>
            <w:hideMark/>
          </w:tcPr>
          <w:p w14:paraId="6859998E" w14:textId="77777777" w:rsidR="00672A6B" w:rsidRPr="00F3054E" w:rsidRDefault="00672A6B" w:rsidP="00F10A01">
            <w:r w:rsidRPr="00F3054E">
              <w:rPr>
                <w:rFonts w:hint="eastAsia"/>
              </w:rPr>
              <w:t>・</w:t>
            </w:r>
            <w:r w:rsidRPr="00F3054E">
              <w:rPr>
                <w:rFonts w:hint="eastAsia"/>
              </w:rPr>
              <w:t>ID</w:t>
            </w:r>
            <w:r w:rsidRPr="00F3054E">
              <w:rPr>
                <w:rFonts w:hint="eastAsia"/>
              </w:rPr>
              <w:t>管理サービス</w:t>
            </w:r>
          </w:p>
          <w:p w14:paraId="5064CC01" w14:textId="77777777" w:rsidR="00672A6B" w:rsidRPr="00F3054E" w:rsidRDefault="00672A6B" w:rsidP="00F10A01">
            <w:r w:rsidRPr="00F3054E">
              <w:rPr>
                <w:rFonts w:hint="eastAsia"/>
              </w:rPr>
              <w:t>・認証サービス（</w:t>
            </w:r>
            <w:r w:rsidRPr="00F3054E">
              <w:rPr>
                <w:rFonts w:hint="eastAsia"/>
              </w:rPr>
              <w:t>IdP</w:t>
            </w:r>
            <w:r w:rsidRPr="00F3054E">
              <w:rPr>
                <w:rFonts w:hint="eastAsia"/>
              </w:rPr>
              <w:t>）</w:t>
            </w:r>
          </w:p>
        </w:tc>
        <w:tc>
          <w:tcPr>
            <w:tcW w:w="5488" w:type="dxa"/>
            <w:hideMark/>
          </w:tcPr>
          <w:p w14:paraId="45F32006" w14:textId="77777777" w:rsidR="00672A6B" w:rsidRPr="00F3054E" w:rsidRDefault="00672A6B" w:rsidP="00F10A01">
            <w:r>
              <w:rPr>
                <w:rFonts w:hint="eastAsia"/>
              </w:rPr>
              <w:t>CADDE</w:t>
            </w:r>
            <w:r>
              <w:rPr>
                <w:rFonts w:hint="eastAsia"/>
              </w:rPr>
              <w:t>ユーザ</w:t>
            </w:r>
            <w:r>
              <w:rPr>
                <w:rFonts w:hint="eastAsia"/>
              </w:rPr>
              <w:t>ID</w:t>
            </w:r>
            <w:r>
              <w:rPr>
                <w:rFonts w:hint="eastAsia"/>
              </w:rPr>
              <w:t>などの</w:t>
            </w:r>
            <w:r w:rsidRPr="00EC4862">
              <w:rPr>
                <w:rFonts w:hint="eastAsia"/>
              </w:rPr>
              <w:t>認証情報を管理し、</w:t>
            </w:r>
            <w:r w:rsidRPr="00EC4862">
              <w:rPr>
                <w:rFonts w:hint="eastAsia"/>
              </w:rPr>
              <w:t>WebApp</w:t>
            </w:r>
            <w:r w:rsidRPr="00EC4862">
              <w:rPr>
                <w:rFonts w:hint="eastAsia"/>
              </w:rPr>
              <w:t>、利用者コネクタ、提供者コネクタが</w:t>
            </w:r>
            <w:r w:rsidRPr="00EC4862">
              <w:rPr>
                <w:rFonts w:cstheme="majorHAnsi" w:hint="eastAsia"/>
              </w:rPr>
              <w:t>分野間データ連携基盤</w:t>
            </w:r>
            <w:r w:rsidRPr="00EC4862">
              <w:rPr>
                <w:rFonts w:hint="eastAsia"/>
              </w:rPr>
              <w:t>利用可能かチェックを行う</w:t>
            </w:r>
            <w:r>
              <w:rPr>
                <w:rFonts w:hint="eastAsia"/>
              </w:rPr>
              <w:t>サービス</w:t>
            </w:r>
            <w:r w:rsidRPr="00F3054E">
              <w:rPr>
                <w:rFonts w:hint="eastAsia"/>
              </w:rPr>
              <w:t>。</w:t>
            </w:r>
          </w:p>
        </w:tc>
      </w:tr>
      <w:tr w:rsidR="00672A6B" w:rsidRPr="00F3054E" w14:paraId="23A710F2" w14:textId="77777777" w:rsidTr="00F10A01">
        <w:trPr>
          <w:trHeight w:val="1071"/>
        </w:trPr>
        <w:tc>
          <w:tcPr>
            <w:tcW w:w="485" w:type="dxa"/>
            <w:hideMark/>
          </w:tcPr>
          <w:p w14:paraId="445B2E20" w14:textId="77777777" w:rsidR="00672A6B" w:rsidRPr="00F3054E" w:rsidRDefault="00672A6B" w:rsidP="00F10A01">
            <w:r>
              <w:rPr>
                <w:rFonts w:hint="eastAsia"/>
              </w:rPr>
              <w:t>7</w:t>
            </w:r>
          </w:p>
        </w:tc>
        <w:tc>
          <w:tcPr>
            <w:tcW w:w="1637" w:type="dxa"/>
          </w:tcPr>
          <w:p w14:paraId="790562F4" w14:textId="77777777" w:rsidR="00672A6B" w:rsidRPr="00F3054E" w:rsidRDefault="00672A6B" w:rsidP="00F10A01">
            <w:r>
              <w:rPr>
                <w:rFonts w:hint="eastAsia"/>
              </w:rPr>
              <w:t>支援サービス</w:t>
            </w:r>
          </w:p>
        </w:tc>
        <w:tc>
          <w:tcPr>
            <w:tcW w:w="2126" w:type="dxa"/>
            <w:hideMark/>
          </w:tcPr>
          <w:p w14:paraId="5EB228F8" w14:textId="77777777" w:rsidR="00672A6B" w:rsidRPr="00F3054E" w:rsidRDefault="00672A6B" w:rsidP="00F10A01">
            <w:r w:rsidRPr="00F3054E">
              <w:rPr>
                <w:rFonts w:hint="eastAsia"/>
              </w:rPr>
              <w:t>認可</w:t>
            </w:r>
            <w:r w:rsidRPr="00F3054E">
              <w:rPr>
                <w:rFonts w:hint="eastAsia"/>
              </w:rPr>
              <w:t>GW</w:t>
            </w:r>
            <w:r w:rsidRPr="00F3054E">
              <w:rPr>
                <w:rFonts w:hint="eastAsia"/>
              </w:rPr>
              <w:t>サービス</w:t>
            </w:r>
          </w:p>
        </w:tc>
        <w:tc>
          <w:tcPr>
            <w:tcW w:w="5488" w:type="dxa"/>
            <w:hideMark/>
          </w:tcPr>
          <w:p w14:paraId="73DA9585" w14:textId="77777777" w:rsidR="00672A6B" w:rsidRPr="00F3054E" w:rsidRDefault="00672A6B" w:rsidP="00F10A01">
            <w:r w:rsidRPr="00F3282B">
              <w:rPr>
                <w:rFonts w:hint="eastAsia"/>
              </w:rPr>
              <w:t>契約管理サービスから認可機能に対するリクエストを中継する機能</w:t>
            </w:r>
            <w:r>
              <w:rPr>
                <w:rFonts w:hint="eastAsia"/>
              </w:rPr>
              <w:t>を持つサービス</w:t>
            </w:r>
            <w:r w:rsidRPr="00F3282B">
              <w:rPr>
                <w:rFonts w:hint="eastAsia"/>
              </w:rPr>
              <w:t>。</w:t>
            </w:r>
          </w:p>
        </w:tc>
      </w:tr>
      <w:tr w:rsidR="00672A6B" w:rsidRPr="00F3054E" w14:paraId="4CA9A518" w14:textId="77777777" w:rsidTr="00F10A01">
        <w:trPr>
          <w:trHeight w:val="1071"/>
        </w:trPr>
        <w:tc>
          <w:tcPr>
            <w:tcW w:w="485" w:type="dxa"/>
            <w:hideMark/>
          </w:tcPr>
          <w:p w14:paraId="5B41D0AE" w14:textId="77777777" w:rsidR="00672A6B" w:rsidRPr="00F3054E" w:rsidRDefault="00672A6B" w:rsidP="00F10A01">
            <w:r>
              <w:rPr>
                <w:rFonts w:hint="eastAsia"/>
              </w:rPr>
              <w:t>8</w:t>
            </w:r>
          </w:p>
        </w:tc>
        <w:tc>
          <w:tcPr>
            <w:tcW w:w="1637" w:type="dxa"/>
          </w:tcPr>
          <w:p w14:paraId="06EF88F8" w14:textId="77777777" w:rsidR="00672A6B" w:rsidRPr="00F3054E" w:rsidRDefault="00672A6B" w:rsidP="00F10A01">
            <w:r>
              <w:rPr>
                <w:rFonts w:hint="eastAsia"/>
              </w:rPr>
              <w:t>支援サービス</w:t>
            </w:r>
          </w:p>
        </w:tc>
        <w:tc>
          <w:tcPr>
            <w:tcW w:w="2126" w:type="dxa"/>
            <w:hideMark/>
          </w:tcPr>
          <w:p w14:paraId="2E6638D5" w14:textId="77777777" w:rsidR="00672A6B" w:rsidRPr="00F3054E" w:rsidRDefault="00672A6B" w:rsidP="00F10A01">
            <w:r w:rsidRPr="00F3054E">
              <w:rPr>
                <w:rFonts w:hint="eastAsia"/>
              </w:rPr>
              <w:t>ロケーションサービス</w:t>
            </w:r>
          </w:p>
        </w:tc>
        <w:tc>
          <w:tcPr>
            <w:tcW w:w="5488" w:type="dxa"/>
            <w:hideMark/>
          </w:tcPr>
          <w:p w14:paraId="229F19B3" w14:textId="77777777" w:rsidR="00672A6B" w:rsidRPr="00F3054E" w:rsidRDefault="00672A6B" w:rsidP="00F10A01">
            <w:r w:rsidRPr="00E22E76">
              <w:rPr>
                <w:rFonts w:hint="eastAsia"/>
              </w:rPr>
              <w:t>CADDE</w:t>
            </w:r>
            <w:r w:rsidRPr="00E22E76">
              <w:rPr>
                <w:rFonts w:hint="eastAsia"/>
              </w:rPr>
              <w:t>ユーザ</w:t>
            </w:r>
            <w:r w:rsidRPr="00E22E76">
              <w:rPr>
                <w:rFonts w:hint="eastAsia"/>
              </w:rPr>
              <w:t>ID(</w:t>
            </w:r>
            <w:r w:rsidRPr="00E22E76">
              <w:rPr>
                <w:rFonts w:hint="eastAsia"/>
              </w:rPr>
              <w:t>提供者</w:t>
            </w:r>
            <w:r w:rsidRPr="00E22E76">
              <w:rPr>
                <w:rFonts w:hint="eastAsia"/>
              </w:rPr>
              <w:t>)</w:t>
            </w:r>
            <w:r w:rsidRPr="00E22E76">
              <w:rPr>
                <w:rFonts w:hint="eastAsia"/>
              </w:rPr>
              <w:t>と提供者アクセス</w:t>
            </w:r>
            <w:r w:rsidRPr="00E22E76">
              <w:rPr>
                <w:rFonts w:hint="eastAsia"/>
              </w:rPr>
              <w:t>URL</w:t>
            </w:r>
            <w:r w:rsidRPr="00E22E76">
              <w:rPr>
                <w:rFonts w:hint="eastAsia"/>
              </w:rPr>
              <w:t>や認可サーバ</w:t>
            </w:r>
            <w:r w:rsidRPr="00E22E76">
              <w:rPr>
                <w:rFonts w:hint="eastAsia"/>
              </w:rPr>
              <w:t>URL</w:t>
            </w:r>
            <w:r w:rsidRPr="00E22E76">
              <w:rPr>
                <w:rFonts w:hint="eastAsia"/>
              </w:rPr>
              <w:t>を変換するサービス</w:t>
            </w:r>
            <w:r w:rsidRPr="00F3054E">
              <w:rPr>
                <w:rFonts w:hint="eastAsia"/>
              </w:rPr>
              <w:t>。</w:t>
            </w:r>
          </w:p>
        </w:tc>
      </w:tr>
      <w:tr w:rsidR="00672A6B" w:rsidRPr="00F3054E" w14:paraId="0A631B75" w14:textId="77777777" w:rsidTr="00F10A01">
        <w:trPr>
          <w:trHeight w:val="1071"/>
        </w:trPr>
        <w:tc>
          <w:tcPr>
            <w:tcW w:w="485" w:type="dxa"/>
            <w:hideMark/>
          </w:tcPr>
          <w:p w14:paraId="232F64FC" w14:textId="77777777" w:rsidR="00672A6B" w:rsidRPr="00F3054E" w:rsidRDefault="00672A6B" w:rsidP="00F10A01">
            <w:r>
              <w:rPr>
                <w:rFonts w:hint="eastAsia"/>
              </w:rPr>
              <w:t>9</w:t>
            </w:r>
          </w:p>
        </w:tc>
        <w:tc>
          <w:tcPr>
            <w:tcW w:w="1637" w:type="dxa"/>
          </w:tcPr>
          <w:p w14:paraId="6C41D429" w14:textId="77777777" w:rsidR="00672A6B" w:rsidRPr="00F3054E" w:rsidRDefault="00672A6B" w:rsidP="00F10A01">
            <w:r>
              <w:rPr>
                <w:rFonts w:hint="eastAsia"/>
              </w:rPr>
              <w:t>支援サービス</w:t>
            </w:r>
          </w:p>
        </w:tc>
        <w:tc>
          <w:tcPr>
            <w:tcW w:w="2126" w:type="dxa"/>
            <w:hideMark/>
          </w:tcPr>
          <w:p w14:paraId="34752713" w14:textId="77777777" w:rsidR="00672A6B" w:rsidRPr="00F3054E" w:rsidRDefault="00672A6B" w:rsidP="00F10A01">
            <w:r w:rsidRPr="00F3054E">
              <w:rPr>
                <w:rFonts w:hint="eastAsia"/>
              </w:rPr>
              <w:t>来歴管理サービス</w:t>
            </w:r>
          </w:p>
        </w:tc>
        <w:tc>
          <w:tcPr>
            <w:tcW w:w="5488" w:type="dxa"/>
            <w:hideMark/>
          </w:tcPr>
          <w:p w14:paraId="0D68D940" w14:textId="77777777" w:rsidR="00672A6B" w:rsidRPr="00F3054E" w:rsidRDefault="00672A6B" w:rsidP="00F10A01">
            <w:r>
              <w:rPr>
                <w:rFonts w:hint="eastAsia"/>
              </w:rPr>
              <w:t>データ流通におけるデータ交換やデータ交換といったデータプロセスの履歴を、前後に関係する履歴との関係性を含めて管理することで、データ利用者ならびにデータ提供者が、自身に関係する履歴を基点に関連する履歴を一連に確認可能とするサービス。これにより、データ利用者ならびにデータ提供者の双方にとって、データ流通における信頼性を向上させる。</w:t>
            </w:r>
          </w:p>
        </w:tc>
      </w:tr>
      <w:tr w:rsidR="00672A6B" w:rsidRPr="00F3054E" w14:paraId="7216E667" w14:textId="77777777" w:rsidTr="00F10A01">
        <w:trPr>
          <w:trHeight w:val="1071"/>
        </w:trPr>
        <w:tc>
          <w:tcPr>
            <w:tcW w:w="485" w:type="dxa"/>
            <w:hideMark/>
          </w:tcPr>
          <w:p w14:paraId="17211B9E" w14:textId="77777777" w:rsidR="00672A6B" w:rsidRPr="00F3054E" w:rsidRDefault="00672A6B" w:rsidP="00F10A01">
            <w:r>
              <w:rPr>
                <w:rFonts w:hint="eastAsia"/>
              </w:rPr>
              <w:t>1</w:t>
            </w:r>
            <w:r>
              <w:t>0</w:t>
            </w:r>
          </w:p>
        </w:tc>
        <w:tc>
          <w:tcPr>
            <w:tcW w:w="1637" w:type="dxa"/>
          </w:tcPr>
          <w:p w14:paraId="6C2D3425" w14:textId="77777777" w:rsidR="00672A6B" w:rsidRPr="00F3054E" w:rsidRDefault="00672A6B" w:rsidP="00F10A01">
            <w:r>
              <w:rPr>
                <w:rFonts w:hint="eastAsia"/>
              </w:rPr>
              <w:t>支援サービス</w:t>
            </w:r>
          </w:p>
        </w:tc>
        <w:tc>
          <w:tcPr>
            <w:tcW w:w="2126" w:type="dxa"/>
            <w:hideMark/>
          </w:tcPr>
          <w:p w14:paraId="1D364EAD" w14:textId="77777777" w:rsidR="00672A6B" w:rsidRPr="00F3054E" w:rsidRDefault="00672A6B" w:rsidP="00F10A01">
            <w:r w:rsidRPr="00F3054E">
              <w:rPr>
                <w:rFonts w:hint="eastAsia"/>
              </w:rPr>
              <w:t>TLS</w:t>
            </w:r>
            <w:r w:rsidRPr="00F3054E">
              <w:rPr>
                <w:rFonts w:hint="eastAsia"/>
              </w:rPr>
              <w:t>認証局サービス</w:t>
            </w:r>
          </w:p>
        </w:tc>
        <w:tc>
          <w:tcPr>
            <w:tcW w:w="5488" w:type="dxa"/>
            <w:hideMark/>
          </w:tcPr>
          <w:p w14:paraId="47751797" w14:textId="77777777" w:rsidR="00672A6B" w:rsidRPr="00F3054E" w:rsidRDefault="00672A6B" w:rsidP="00F10A01">
            <w:r w:rsidRPr="00F3054E">
              <w:rPr>
                <w:rFonts w:hint="eastAsia"/>
              </w:rPr>
              <w:t>提供者コネクタ―</w:t>
            </w:r>
            <w:r>
              <w:rPr>
                <w:rFonts w:hint="eastAsia"/>
              </w:rPr>
              <w:t>や</w:t>
            </w:r>
            <w:r w:rsidRPr="00F3054E">
              <w:rPr>
                <w:rFonts w:hint="eastAsia"/>
              </w:rPr>
              <w:t>利用者コネクタ間の</w:t>
            </w:r>
            <w:r>
              <w:rPr>
                <w:rFonts w:hint="eastAsia"/>
              </w:rPr>
              <w:t>ＴＬＳ</w:t>
            </w:r>
            <w:r w:rsidRPr="00F3054E">
              <w:rPr>
                <w:rFonts w:hint="eastAsia"/>
              </w:rPr>
              <w:t>通信を</w:t>
            </w:r>
            <w:r>
              <w:rPr>
                <w:rFonts w:hint="eastAsia"/>
              </w:rPr>
              <w:t>実現</w:t>
            </w:r>
            <w:r w:rsidRPr="00F3054E">
              <w:rPr>
                <w:rFonts w:hint="eastAsia"/>
              </w:rPr>
              <w:t>するため、</w:t>
            </w:r>
            <w:r>
              <w:rPr>
                <w:rFonts w:hint="eastAsia"/>
              </w:rPr>
              <w:t>ＴＬＳ</w:t>
            </w:r>
            <w:r w:rsidRPr="00F3054E">
              <w:rPr>
                <w:rFonts w:hint="eastAsia"/>
              </w:rPr>
              <w:t>サーバ証明書</w:t>
            </w:r>
            <w:r>
              <w:rPr>
                <w:rFonts w:hint="eastAsia"/>
              </w:rPr>
              <w:t>や</w:t>
            </w:r>
            <w:r w:rsidRPr="00F3054E">
              <w:rPr>
                <w:rFonts w:hint="eastAsia"/>
              </w:rPr>
              <w:t>、</w:t>
            </w:r>
            <w:r>
              <w:rPr>
                <w:rFonts w:hint="eastAsia"/>
              </w:rPr>
              <w:t>ＴＬＳ</w:t>
            </w:r>
            <w:r w:rsidRPr="00F3054E">
              <w:rPr>
                <w:rFonts w:hint="eastAsia"/>
              </w:rPr>
              <w:t>クライアント証明書を発行する</w:t>
            </w:r>
            <w:r>
              <w:rPr>
                <w:rFonts w:hint="eastAsia"/>
              </w:rPr>
              <w:t>サービス。</w:t>
            </w:r>
          </w:p>
        </w:tc>
      </w:tr>
      <w:tr w:rsidR="00672A6B" w:rsidRPr="00F3054E" w14:paraId="35118506" w14:textId="77777777" w:rsidTr="00F10A01">
        <w:trPr>
          <w:trHeight w:val="1071"/>
        </w:trPr>
        <w:tc>
          <w:tcPr>
            <w:tcW w:w="485" w:type="dxa"/>
            <w:hideMark/>
          </w:tcPr>
          <w:p w14:paraId="7391E27E" w14:textId="77777777" w:rsidR="00672A6B" w:rsidRPr="00F3054E" w:rsidRDefault="00672A6B" w:rsidP="00F10A01">
            <w:r>
              <w:rPr>
                <w:rFonts w:hint="eastAsia"/>
              </w:rPr>
              <w:t>1</w:t>
            </w:r>
            <w:r>
              <w:t>1</w:t>
            </w:r>
          </w:p>
        </w:tc>
        <w:tc>
          <w:tcPr>
            <w:tcW w:w="1637" w:type="dxa"/>
          </w:tcPr>
          <w:p w14:paraId="3EAAFD53" w14:textId="77777777" w:rsidR="00672A6B" w:rsidRPr="00F3054E" w:rsidRDefault="00672A6B" w:rsidP="00F10A01">
            <w:r>
              <w:rPr>
                <w:rFonts w:hint="eastAsia"/>
              </w:rPr>
              <w:t>支援サービス</w:t>
            </w:r>
          </w:p>
        </w:tc>
        <w:tc>
          <w:tcPr>
            <w:tcW w:w="2126" w:type="dxa"/>
            <w:hideMark/>
          </w:tcPr>
          <w:p w14:paraId="40C5353D" w14:textId="77777777" w:rsidR="00672A6B" w:rsidRPr="00F3054E" w:rsidRDefault="00672A6B" w:rsidP="00F10A01">
            <w:r w:rsidRPr="00F3054E">
              <w:rPr>
                <w:rFonts w:hint="eastAsia"/>
              </w:rPr>
              <w:t>データカタログ作成ツール（サービス）</w:t>
            </w:r>
          </w:p>
        </w:tc>
        <w:tc>
          <w:tcPr>
            <w:tcW w:w="5488" w:type="dxa"/>
            <w:hideMark/>
          </w:tcPr>
          <w:p w14:paraId="68984810" w14:textId="77777777" w:rsidR="00672A6B" w:rsidRPr="00F3054E" w:rsidRDefault="00672A6B" w:rsidP="00F10A01">
            <w:r w:rsidRPr="0044761F">
              <w:rPr>
                <w:rFonts w:hint="eastAsia"/>
              </w:rPr>
              <w:t>CKAN</w:t>
            </w:r>
            <w:r w:rsidRPr="0044761F">
              <w:rPr>
                <w:rFonts w:hint="eastAsia"/>
              </w:rPr>
              <w:t>カタログの作成を支援する</w:t>
            </w:r>
            <w:r w:rsidRPr="0044761F">
              <w:rPr>
                <w:rFonts w:hint="eastAsia"/>
              </w:rPr>
              <w:t>Web</w:t>
            </w:r>
            <w:r w:rsidRPr="0044761F">
              <w:rPr>
                <w:rFonts w:hint="eastAsia"/>
              </w:rPr>
              <w:t>アプリケーション。</w:t>
            </w:r>
          </w:p>
        </w:tc>
      </w:tr>
      <w:tr w:rsidR="00672A6B" w:rsidRPr="00F3054E" w14:paraId="562CBFD9" w14:textId="77777777" w:rsidTr="00F10A01">
        <w:trPr>
          <w:trHeight w:val="1071"/>
        </w:trPr>
        <w:tc>
          <w:tcPr>
            <w:tcW w:w="485" w:type="dxa"/>
          </w:tcPr>
          <w:p w14:paraId="7C2910A4" w14:textId="77777777" w:rsidR="00672A6B" w:rsidRDefault="00672A6B" w:rsidP="00F10A01">
            <w:r>
              <w:rPr>
                <w:rFonts w:hint="eastAsia"/>
              </w:rPr>
              <w:lastRenderedPageBreak/>
              <w:t>1</w:t>
            </w:r>
            <w:r>
              <w:t>2</w:t>
            </w:r>
          </w:p>
        </w:tc>
        <w:tc>
          <w:tcPr>
            <w:tcW w:w="1637" w:type="dxa"/>
          </w:tcPr>
          <w:p w14:paraId="4E705F22" w14:textId="77777777" w:rsidR="00672A6B" w:rsidRDefault="00672A6B" w:rsidP="00F10A01">
            <w:r>
              <w:rPr>
                <w:rFonts w:hint="eastAsia"/>
              </w:rPr>
              <w:t>外部サービス</w:t>
            </w:r>
          </w:p>
        </w:tc>
        <w:tc>
          <w:tcPr>
            <w:tcW w:w="2126" w:type="dxa"/>
          </w:tcPr>
          <w:p w14:paraId="47FE896C" w14:textId="77777777" w:rsidR="00672A6B" w:rsidRDefault="00672A6B" w:rsidP="00F10A01">
            <w:r>
              <w:rPr>
                <w:rFonts w:hint="eastAsia"/>
              </w:rPr>
              <w:t>データ取引市場</w:t>
            </w:r>
          </w:p>
          <w:p w14:paraId="0AEAC78F" w14:textId="77777777" w:rsidR="00672A6B" w:rsidRPr="00F3054E" w:rsidRDefault="00672A6B" w:rsidP="00F10A01">
            <w:r>
              <w:rPr>
                <w:rFonts w:hint="eastAsia"/>
              </w:rPr>
              <w:t>(</w:t>
            </w:r>
            <w:r>
              <w:rPr>
                <w:rFonts w:hint="eastAsia"/>
              </w:rPr>
              <w:t>契約管理サービス</w:t>
            </w:r>
            <w:r>
              <w:t>)</w:t>
            </w:r>
          </w:p>
        </w:tc>
        <w:tc>
          <w:tcPr>
            <w:tcW w:w="5488" w:type="dxa"/>
          </w:tcPr>
          <w:p w14:paraId="6BF66BD3" w14:textId="77777777" w:rsidR="00672A6B" w:rsidRDefault="00672A6B" w:rsidP="00F10A01">
            <w:r w:rsidRPr="004A2177">
              <w:rPr>
                <w:rFonts w:asciiTheme="minorEastAsia" w:hAnsiTheme="minorEastAsia" w:hint="eastAsia"/>
                <w:lang w:val="ja-JP"/>
              </w:rPr>
              <w:t>データの売買、契約行為を行う市場</w:t>
            </w:r>
            <w:r>
              <w:rPr>
                <w:rFonts w:asciiTheme="minorEastAsia" w:hAnsiTheme="minorEastAsia" w:hint="eastAsia"/>
                <w:lang w:val="ja-JP"/>
              </w:rPr>
              <w:t>。</w:t>
            </w:r>
          </w:p>
          <w:p w14:paraId="6793644D" w14:textId="77777777" w:rsidR="00672A6B" w:rsidRDefault="00672A6B" w:rsidP="00F10A01">
            <w:r w:rsidRPr="00FA21D5">
              <w:rPr>
                <w:rFonts w:hint="eastAsia"/>
              </w:rPr>
              <w:t>コネクタを具備し、データ提供者からのデータ出品要求に対して、データカタログやサンプルデータの取得を行い、契約管理サービス内に保持する。</w:t>
            </w:r>
          </w:p>
          <w:p w14:paraId="1C7BD87C" w14:textId="77777777" w:rsidR="00672A6B" w:rsidRPr="00F3054E" w:rsidRDefault="00672A6B" w:rsidP="00F10A01">
            <w:r>
              <w:rPr>
                <w:rFonts w:hint="eastAsia"/>
              </w:rPr>
              <w:t>また、</w:t>
            </w:r>
            <w:r w:rsidRPr="00FA21D5">
              <w:rPr>
                <w:rFonts w:hint="eastAsia"/>
              </w:rPr>
              <w:t>データ利用者とデータ提供者間の契約締結後、認可情報の更新を要求する。</w:t>
            </w:r>
          </w:p>
        </w:tc>
      </w:tr>
      <w:tr w:rsidR="00672A6B" w:rsidRPr="00F3054E" w14:paraId="57A83EE6" w14:textId="77777777" w:rsidTr="00F10A01">
        <w:trPr>
          <w:trHeight w:val="1071"/>
        </w:trPr>
        <w:tc>
          <w:tcPr>
            <w:tcW w:w="485" w:type="dxa"/>
          </w:tcPr>
          <w:p w14:paraId="0DC8C785" w14:textId="77777777" w:rsidR="00672A6B" w:rsidRDefault="00672A6B" w:rsidP="00F10A01">
            <w:r>
              <w:rPr>
                <w:rFonts w:hint="eastAsia"/>
              </w:rPr>
              <w:t>1</w:t>
            </w:r>
            <w:r>
              <w:t>3</w:t>
            </w:r>
          </w:p>
        </w:tc>
        <w:tc>
          <w:tcPr>
            <w:tcW w:w="1637" w:type="dxa"/>
          </w:tcPr>
          <w:p w14:paraId="6A9AEB11" w14:textId="77777777" w:rsidR="00672A6B" w:rsidRDefault="00672A6B" w:rsidP="00F10A01">
            <w:r>
              <w:rPr>
                <w:rFonts w:hint="eastAsia"/>
              </w:rPr>
              <w:t>外部サービス</w:t>
            </w:r>
          </w:p>
        </w:tc>
        <w:tc>
          <w:tcPr>
            <w:tcW w:w="2126" w:type="dxa"/>
          </w:tcPr>
          <w:p w14:paraId="5438DC64" w14:textId="77777777" w:rsidR="00672A6B" w:rsidRPr="00F3054E" w:rsidRDefault="00672A6B" w:rsidP="00F10A01">
            <w:r>
              <w:rPr>
                <w:rFonts w:hint="eastAsia"/>
              </w:rPr>
              <w:t>外部</w:t>
            </w:r>
            <w:r>
              <w:rPr>
                <w:rFonts w:hint="eastAsia"/>
              </w:rPr>
              <w:t>IdP</w:t>
            </w:r>
          </w:p>
        </w:tc>
        <w:tc>
          <w:tcPr>
            <w:tcW w:w="5488" w:type="dxa"/>
          </w:tcPr>
          <w:p w14:paraId="246BD3C7" w14:textId="77777777" w:rsidR="00672A6B" w:rsidRPr="00F3054E" w:rsidRDefault="00672A6B" w:rsidP="00F10A01">
            <w:r>
              <w:rPr>
                <w:rFonts w:hint="eastAsia"/>
              </w:rPr>
              <w:t>外部の認証サービス</w:t>
            </w:r>
            <w:r>
              <w:rPr>
                <w:rFonts w:hint="eastAsia"/>
              </w:rPr>
              <w:t>(</w:t>
            </w:r>
            <w:r>
              <w:t>IdP)</w:t>
            </w:r>
            <w:r>
              <w:rPr>
                <w:rFonts w:hint="eastAsia"/>
              </w:rPr>
              <w:t>。</w:t>
            </w:r>
          </w:p>
        </w:tc>
      </w:tr>
      <w:tr w:rsidR="00672A6B" w:rsidRPr="00F3054E" w14:paraId="56C5BCA2" w14:textId="77777777" w:rsidTr="00F10A01">
        <w:trPr>
          <w:trHeight w:val="1071"/>
        </w:trPr>
        <w:tc>
          <w:tcPr>
            <w:tcW w:w="485" w:type="dxa"/>
          </w:tcPr>
          <w:p w14:paraId="6C81F3F0" w14:textId="77777777" w:rsidR="00672A6B" w:rsidRDefault="00672A6B" w:rsidP="00F10A01">
            <w:r>
              <w:rPr>
                <w:rFonts w:hint="eastAsia"/>
              </w:rPr>
              <w:t>1</w:t>
            </w:r>
            <w:r>
              <w:t>4</w:t>
            </w:r>
          </w:p>
        </w:tc>
        <w:tc>
          <w:tcPr>
            <w:tcW w:w="1637" w:type="dxa"/>
          </w:tcPr>
          <w:p w14:paraId="50783E17" w14:textId="77777777" w:rsidR="00672A6B" w:rsidRDefault="00672A6B" w:rsidP="00F10A01">
            <w:r>
              <w:rPr>
                <w:rFonts w:hint="eastAsia"/>
              </w:rPr>
              <w:t>―</w:t>
            </w:r>
          </w:p>
        </w:tc>
        <w:tc>
          <w:tcPr>
            <w:tcW w:w="2126" w:type="dxa"/>
          </w:tcPr>
          <w:p w14:paraId="2FF2D498" w14:textId="77777777" w:rsidR="00672A6B" w:rsidRPr="00F3054E" w:rsidRDefault="00672A6B" w:rsidP="00F10A01">
            <w:r>
              <w:rPr>
                <w:rFonts w:hint="eastAsia"/>
              </w:rPr>
              <w:t>動作確認用環境</w:t>
            </w:r>
          </w:p>
        </w:tc>
        <w:tc>
          <w:tcPr>
            <w:tcW w:w="5488" w:type="dxa"/>
          </w:tcPr>
          <w:p w14:paraId="11D295B3" w14:textId="77777777" w:rsidR="00672A6B" w:rsidRPr="00F3054E" w:rsidRDefault="00672A6B" w:rsidP="00F10A01">
            <w:r w:rsidRPr="00DF4DF4">
              <w:rPr>
                <w:rFonts w:hint="eastAsia"/>
              </w:rPr>
              <w:t>コネクタ環境構築後に、</w:t>
            </w:r>
            <w:r>
              <w:rPr>
                <w:rFonts w:hint="eastAsia"/>
              </w:rPr>
              <w:t>コネクタが</w:t>
            </w:r>
            <w:r w:rsidRPr="00DF4DF4">
              <w:rPr>
                <w:rFonts w:hint="eastAsia"/>
              </w:rPr>
              <w:t>正常に動作するか等を確認するための環境</w:t>
            </w:r>
            <w:r>
              <w:rPr>
                <w:rFonts w:hint="eastAsia"/>
              </w:rPr>
              <w:t>。</w:t>
            </w:r>
          </w:p>
        </w:tc>
      </w:tr>
    </w:tbl>
    <w:p w14:paraId="4DC213F2" w14:textId="3569AC34" w:rsidR="00EA2E33" w:rsidRPr="00672A6B" w:rsidRDefault="00EA2E33">
      <w:pPr>
        <w:widowControl/>
        <w:jc w:val="left"/>
        <w:rPr>
          <w:rFonts w:cstheme="majorBidi"/>
        </w:rPr>
      </w:pPr>
    </w:p>
    <w:p w14:paraId="320023BA" w14:textId="6EAB6E39" w:rsidR="00044D64" w:rsidRDefault="00044D64">
      <w:pPr>
        <w:widowControl/>
        <w:jc w:val="left"/>
        <w:rPr>
          <w:rFonts w:cstheme="majorBidi"/>
        </w:rPr>
      </w:pPr>
      <w:r>
        <w:rPr>
          <w:rFonts w:cstheme="majorBidi"/>
        </w:rPr>
        <w:br w:type="page"/>
      </w:r>
    </w:p>
    <w:p w14:paraId="41B079B7" w14:textId="77777777" w:rsidR="007B1F97" w:rsidRPr="009322AB" w:rsidRDefault="007B1F97">
      <w:pPr>
        <w:widowControl/>
        <w:jc w:val="left"/>
        <w:rPr>
          <w:rFonts w:cstheme="majorBidi"/>
        </w:rPr>
      </w:pPr>
    </w:p>
    <w:p w14:paraId="525D5826" w14:textId="29DBC9BA" w:rsidR="00FC2C29" w:rsidRDefault="002E419C" w:rsidP="002E419C">
      <w:pPr>
        <w:pStyle w:val="2"/>
      </w:pPr>
      <w:bookmarkStart w:id="16" w:name="_Toc115972273"/>
      <w:r>
        <w:rPr>
          <w:rFonts w:hint="eastAsia"/>
        </w:rPr>
        <w:t>コネクタの利用形態について</w:t>
      </w:r>
      <w:bookmarkEnd w:id="16"/>
    </w:p>
    <w:p w14:paraId="632D0711" w14:textId="0D58EFBC" w:rsidR="0095384C" w:rsidRDefault="002E419C" w:rsidP="006B02DE">
      <w:pPr>
        <w:ind w:firstLineChars="67" w:firstLine="141"/>
        <w:rPr>
          <w:lang w:val="ja-JP"/>
        </w:rPr>
      </w:pPr>
      <w:r>
        <w:rPr>
          <w:rFonts w:hint="eastAsia"/>
          <w:lang w:val="ja-JP"/>
        </w:rPr>
        <w:t>データ利用者、データ提供者のコネクタの利用形態について</w:t>
      </w:r>
      <w:r>
        <w:rPr>
          <w:lang w:val="ja-JP"/>
        </w:rPr>
        <w:fldChar w:fldCharType="begin"/>
      </w:r>
      <w:r>
        <w:rPr>
          <w:lang w:val="ja-JP"/>
        </w:rPr>
        <w:instrText xml:space="preserve"> </w:instrText>
      </w:r>
      <w:r>
        <w:rPr>
          <w:rFonts w:hint="eastAsia"/>
          <w:lang w:val="ja-JP"/>
        </w:rPr>
        <w:instrText>REF _Ref107599991 \r \h</w:instrText>
      </w:r>
      <w:r>
        <w:rPr>
          <w:lang w:val="ja-JP"/>
        </w:rPr>
        <w:instrText xml:space="preserve"> </w:instrText>
      </w:r>
      <w:r>
        <w:rPr>
          <w:lang w:val="ja-JP"/>
        </w:rPr>
      </w:r>
      <w:r>
        <w:rPr>
          <w:lang w:val="ja-JP"/>
        </w:rPr>
        <w:fldChar w:fldCharType="separate"/>
      </w:r>
      <w:r>
        <w:rPr>
          <w:lang w:val="ja-JP"/>
        </w:rPr>
        <w:t>(1)</w:t>
      </w:r>
      <w:r>
        <w:rPr>
          <w:lang w:val="ja-JP"/>
        </w:rPr>
        <w:fldChar w:fldCharType="end"/>
      </w:r>
      <w:r>
        <w:rPr>
          <w:lang w:val="ja-JP"/>
        </w:rPr>
        <w:t>,</w:t>
      </w:r>
      <w:r>
        <w:rPr>
          <w:lang w:val="ja-JP"/>
        </w:rPr>
        <w:fldChar w:fldCharType="begin"/>
      </w:r>
      <w:r>
        <w:rPr>
          <w:lang w:val="ja-JP"/>
        </w:rPr>
        <w:instrText xml:space="preserve"> REF _Ref107599995 \r \h </w:instrText>
      </w:r>
      <w:r>
        <w:rPr>
          <w:lang w:val="ja-JP"/>
        </w:rPr>
      </w:r>
      <w:r>
        <w:rPr>
          <w:lang w:val="ja-JP"/>
        </w:rPr>
        <w:fldChar w:fldCharType="separate"/>
      </w:r>
      <w:r>
        <w:rPr>
          <w:lang w:val="ja-JP"/>
        </w:rPr>
        <w:t>(2)</w:t>
      </w:r>
      <w:r>
        <w:rPr>
          <w:lang w:val="ja-JP"/>
        </w:rPr>
        <w:fldChar w:fldCharType="end"/>
      </w:r>
      <w:r>
        <w:rPr>
          <w:rFonts w:hint="eastAsia"/>
          <w:lang w:val="ja-JP"/>
        </w:rPr>
        <w:t>に示す。</w:t>
      </w:r>
    </w:p>
    <w:p w14:paraId="7F8D03A6" w14:textId="6BA41402" w:rsidR="00FC2C29" w:rsidRDefault="002E419C" w:rsidP="00C72D46">
      <w:pPr>
        <w:pStyle w:val="3"/>
      </w:pPr>
      <w:bookmarkStart w:id="17" w:name="_Toc115972274"/>
      <w:r>
        <w:rPr>
          <w:rFonts w:hint="eastAsia"/>
        </w:rPr>
        <w:t>データ利用者</w:t>
      </w:r>
      <w:r w:rsidR="00197C51">
        <w:rPr>
          <w:rFonts w:hint="eastAsia"/>
        </w:rPr>
        <w:t>環境</w:t>
      </w:r>
      <w:bookmarkEnd w:id="17"/>
    </w:p>
    <w:p w14:paraId="29E3BB72" w14:textId="6A3BF8B2" w:rsidR="00397C38" w:rsidRDefault="00397C38" w:rsidP="009322AB">
      <w:pPr>
        <w:ind w:firstLineChars="67" w:firstLine="141"/>
      </w:pPr>
      <w:r w:rsidRPr="00EC4862">
        <w:rPr>
          <w:rFonts w:cstheme="majorHAnsi" w:hint="eastAsia"/>
        </w:rPr>
        <w:t>分野間データ連携基盤</w:t>
      </w:r>
      <w:r w:rsidRPr="00EC4862">
        <w:rPr>
          <w:rFonts w:hint="eastAsia"/>
        </w:rPr>
        <w:t>が対応するデータ利用者</w:t>
      </w:r>
      <w:r w:rsidR="005D0D02">
        <w:rPr>
          <w:rFonts w:hint="eastAsia"/>
        </w:rPr>
        <w:t>環境</w:t>
      </w:r>
      <w:r w:rsidRPr="00EC4862">
        <w:rPr>
          <w:rFonts w:hint="eastAsia"/>
        </w:rPr>
        <w:t>におけるコネクタの利用形態を</w:t>
      </w:r>
      <w:r w:rsidR="006569D1">
        <w:fldChar w:fldCharType="begin"/>
      </w:r>
      <w:r w:rsidR="006569D1">
        <w:instrText xml:space="preserve"> </w:instrText>
      </w:r>
      <w:r w:rsidR="006569D1">
        <w:rPr>
          <w:rFonts w:hint="eastAsia"/>
        </w:rPr>
        <w:instrText>REF _Ref112091362 \h</w:instrText>
      </w:r>
      <w:r w:rsidR="006569D1">
        <w:instrText xml:space="preserve"> </w:instrText>
      </w:r>
      <w:r w:rsidR="006569D1">
        <w:fldChar w:fldCharType="separate"/>
      </w:r>
      <w:r w:rsidR="006569D1">
        <w:rPr>
          <w:rFonts w:hint="eastAsia"/>
        </w:rPr>
        <w:t>表</w:t>
      </w:r>
      <w:r w:rsidR="006569D1">
        <w:rPr>
          <w:rFonts w:hint="eastAsia"/>
        </w:rPr>
        <w:t xml:space="preserve"> </w:t>
      </w:r>
      <w:r w:rsidR="006569D1">
        <w:rPr>
          <w:noProof/>
        </w:rPr>
        <w:t>1.4</w:t>
      </w:r>
      <w:r w:rsidR="006569D1">
        <w:noBreakHyphen/>
      </w:r>
      <w:r w:rsidR="006569D1">
        <w:rPr>
          <w:noProof/>
        </w:rPr>
        <w:t>1</w:t>
      </w:r>
      <w:r w:rsidR="006569D1">
        <w:fldChar w:fldCharType="end"/>
      </w:r>
      <w:r w:rsidRPr="00EC4862">
        <w:rPr>
          <w:rFonts w:hint="eastAsia"/>
        </w:rPr>
        <w:t>に示</w:t>
      </w:r>
      <w:r>
        <w:rPr>
          <w:rFonts w:hint="eastAsia"/>
        </w:rPr>
        <w:t>す</w:t>
      </w:r>
      <w:r w:rsidRPr="00EC4862">
        <w:rPr>
          <w:rFonts w:hint="eastAsia"/>
        </w:rPr>
        <w:t>。</w:t>
      </w:r>
    </w:p>
    <w:p w14:paraId="62A398DA" w14:textId="77777777" w:rsidR="00EA445A" w:rsidRDefault="000E2B4B" w:rsidP="009322AB">
      <w:pPr>
        <w:ind w:firstLineChars="67" w:firstLine="141"/>
      </w:pPr>
      <w:r>
        <w:rPr>
          <w:rFonts w:hint="eastAsia"/>
        </w:rPr>
        <w:t>利用者</w:t>
      </w:r>
      <w:r w:rsidR="00197C51">
        <w:rPr>
          <w:rFonts w:hint="eastAsia"/>
        </w:rPr>
        <w:t>コネクタ</w:t>
      </w:r>
      <w:r>
        <w:rPr>
          <w:rFonts w:hint="eastAsia"/>
        </w:rPr>
        <w:t>は</w:t>
      </w:r>
      <w:r w:rsidR="00197C51">
        <w:rPr>
          <w:rFonts w:hint="eastAsia"/>
        </w:rPr>
        <w:t>利用者を限定せずに複数の利用者</w:t>
      </w:r>
      <w:r w:rsidR="00197C51">
        <w:rPr>
          <w:rFonts w:hint="eastAsia"/>
        </w:rPr>
        <w:t>ID</w:t>
      </w:r>
      <w:r w:rsidR="00197C51">
        <w:rPr>
          <w:rFonts w:hint="eastAsia"/>
        </w:rPr>
        <w:t>と対応するデータ取得</w:t>
      </w:r>
      <w:r w:rsidR="00197C51">
        <w:rPr>
          <w:rFonts w:hint="eastAsia"/>
        </w:rPr>
        <w:t>AP</w:t>
      </w:r>
      <w:r w:rsidR="00197C51">
        <w:rPr>
          <w:rFonts w:hint="eastAsia"/>
        </w:rPr>
        <w:t>で利用することができる。</w:t>
      </w:r>
      <w:r w:rsidR="009322AB">
        <w:rPr>
          <w:rFonts w:hint="eastAsia"/>
        </w:rPr>
        <w:t>導入者は、</w:t>
      </w:r>
      <w:r w:rsidR="00197C51">
        <w:rPr>
          <w:rFonts w:hint="eastAsia"/>
        </w:rPr>
        <w:t>データ利用者環境として、どのようなアプリで利用者コネクタを利用するか、また</w:t>
      </w:r>
      <w:r w:rsidR="009322AB">
        <w:rPr>
          <w:rFonts w:hint="eastAsia"/>
        </w:rPr>
        <w:t>、</w:t>
      </w:r>
      <w:r w:rsidR="00197C51">
        <w:rPr>
          <w:rFonts w:hint="eastAsia"/>
        </w:rPr>
        <w:t>どのような利用者が利用するかを決める必要がある。</w:t>
      </w:r>
    </w:p>
    <w:p w14:paraId="1BBF234F" w14:textId="5185995A" w:rsidR="00397C38" w:rsidRDefault="009322AB" w:rsidP="006B02DE">
      <w:pPr>
        <w:ind w:firstLineChars="67" w:firstLine="141"/>
      </w:pPr>
      <w:r>
        <w:rPr>
          <w:rFonts w:hint="eastAsia"/>
        </w:rPr>
        <w:t>尚、</w:t>
      </w:r>
      <w:r w:rsidR="00197C51">
        <w:rPr>
          <w:rFonts w:hint="eastAsia"/>
        </w:rPr>
        <w:t>このデータ取得</w:t>
      </w:r>
      <w:r w:rsidR="00197C51">
        <w:rPr>
          <w:rFonts w:hint="eastAsia"/>
        </w:rPr>
        <w:t>AP</w:t>
      </w:r>
      <w:r w:rsidR="00197C51">
        <w:rPr>
          <w:rFonts w:hint="eastAsia"/>
        </w:rPr>
        <w:t>の</w:t>
      </w:r>
      <w:r w:rsidR="005D0D02">
        <w:rPr>
          <w:rFonts w:hint="eastAsia"/>
        </w:rPr>
        <w:t>実装</w:t>
      </w:r>
      <w:r w:rsidR="00197C51">
        <w:rPr>
          <w:rFonts w:hint="eastAsia"/>
        </w:rPr>
        <w:t>形態は</w:t>
      </w:r>
      <w:r>
        <w:rPr>
          <w:rFonts w:hint="eastAsia"/>
        </w:rPr>
        <w:t>、</w:t>
      </w:r>
      <w:r w:rsidR="005D0D02">
        <w:rPr>
          <w:rFonts w:hint="eastAsia"/>
        </w:rPr>
        <w:t>Web</w:t>
      </w:r>
      <w:r w:rsidR="00300FAF">
        <w:rPr>
          <w:rFonts w:hint="eastAsia"/>
        </w:rPr>
        <w:t>型</w:t>
      </w:r>
      <w:r w:rsidR="005D0D02">
        <w:rPr>
          <w:rFonts w:hint="eastAsia"/>
        </w:rPr>
        <w:t>AP</w:t>
      </w:r>
      <w:r>
        <w:rPr>
          <w:rFonts w:hint="eastAsia"/>
        </w:rPr>
        <w:t>や</w:t>
      </w:r>
      <w:r w:rsidR="005D0D02">
        <w:rPr>
          <w:rFonts w:hint="eastAsia"/>
        </w:rPr>
        <w:t>バッチコマンドでの実装が想定され</w:t>
      </w:r>
      <w:r w:rsidR="00EA445A">
        <w:rPr>
          <w:rFonts w:hint="eastAsia"/>
        </w:rPr>
        <w:t>、異なる</w:t>
      </w:r>
      <w:r w:rsidR="00EA445A">
        <w:rPr>
          <w:rFonts w:hint="eastAsia"/>
        </w:rPr>
        <w:t>AP</w:t>
      </w:r>
      <w:r w:rsidR="00EA445A">
        <w:rPr>
          <w:rFonts w:hint="eastAsia"/>
        </w:rPr>
        <w:t>を準備して１つのコネクタを利用することもできる。</w:t>
      </w:r>
      <w:r w:rsidR="009C4A59">
        <w:rPr>
          <w:rFonts w:hint="eastAsia"/>
        </w:rPr>
        <w:t>負荷分散など目的に</w:t>
      </w:r>
      <w:r w:rsidR="00E131BB">
        <w:rPr>
          <w:rFonts w:hint="eastAsia"/>
        </w:rPr>
        <w:t>複数の利用者コネクタ</w:t>
      </w:r>
      <w:r w:rsidR="00C54EA0">
        <w:rPr>
          <w:rFonts w:hint="eastAsia"/>
        </w:rPr>
        <w:t>導入し、</w:t>
      </w:r>
      <w:r w:rsidR="00C54EA0">
        <w:rPr>
          <w:rFonts w:hint="eastAsia"/>
        </w:rPr>
        <w:t>AP</w:t>
      </w:r>
      <w:r w:rsidR="009C4A59">
        <w:rPr>
          <w:rFonts w:hint="eastAsia"/>
        </w:rPr>
        <w:t>（複数からも可能）</w:t>
      </w:r>
      <w:r w:rsidR="00C54EA0">
        <w:rPr>
          <w:rFonts w:hint="eastAsia"/>
        </w:rPr>
        <w:t>からコネクタを</w:t>
      </w:r>
      <w:r w:rsidR="00E131BB">
        <w:rPr>
          <w:rFonts w:hint="eastAsia"/>
        </w:rPr>
        <w:t>使い分けることも可能である。</w:t>
      </w:r>
      <w:bookmarkStart w:id="18" w:name="_Ref88827176"/>
      <w:bookmarkStart w:id="19" w:name="_Ref88827180"/>
      <w:bookmarkStart w:id="20" w:name="_Toc100848602"/>
    </w:p>
    <w:p w14:paraId="778EBAE7" w14:textId="77777777" w:rsidR="00C47F4C" w:rsidRPr="00EC4862" w:rsidRDefault="00C47F4C" w:rsidP="00397C38"/>
    <w:p w14:paraId="0EBA575B" w14:textId="3FA07B29" w:rsidR="00397C38" w:rsidRPr="00C47F4C" w:rsidRDefault="00FB7816" w:rsidP="00300FAF">
      <w:pPr>
        <w:pStyle w:val="ab"/>
        <w:jc w:val="center"/>
      </w:pPr>
      <w:bookmarkStart w:id="21" w:name="_Ref112091362"/>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1.4</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21"/>
      <w:r>
        <w:rPr>
          <w:rFonts w:hint="eastAsia"/>
        </w:rPr>
        <w:t xml:space="preserve">　</w:t>
      </w:r>
      <w:r w:rsidR="00300FAF" w:rsidRPr="00EC4862">
        <w:rPr>
          <w:rFonts w:hint="eastAsia"/>
        </w:rPr>
        <w:t>データ利用者</w:t>
      </w:r>
      <w:r w:rsidR="00300FAF">
        <w:rPr>
          <w:rFonts w:hint="eastAsia"/>
        </w:rPr>
        <w:t>環境</w:t>
      </w:r>
      <w:r w:rsidR="00300FAF" w:rsidRPr="00EC4862">
        <w:rPr>
          <w:rFonts w:hint="eastAsia"/>
        </w:rPr>
        <w:t>におけるコネクタの利用形態</w:t>
      </w:r>
      <w:r w:rsidR="00300FAF" w:rsidRPr="00C47F4C">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3"/>
        <w:gridCol w:w="939"/>
        <w:gridCol w:w="1133"/>
        <w:gridCol w:w="1135"/>
        <w:gridCol w:w="4821"/>
        <w:gridCol w:w="1375"/>
      </w:tblGrid>
      <w:tr w:rsidR="00F558B4" w:rsidRPr="00EC4862" w14:paraId="1F964C5F" w14:textId="77777777" w:rsidTr="00F558B4">
        <w:trPr>
          <w:cantSplit/>
          <w:trHeight w:val="758"/>
          <w:tblHeader/>
          <w:jc w:val="center"/>
        </w:trPr>
        <w:tc>
          <w:tcPr>
            <w:tcW w:w="171" w:type="pct"/>
            <w:shd w:val="clear" w:color="auto" w:fill="D9D9D9" w:themeFill="background1" w:themeFillShade="D9"/>
          </w:tcPr>
          <w:p w14:paraId="1DB606BE" w14:textId="77777777" w:rsidR="00397C38" w:rsidRPr="00EC4862" w:rsidRDefault="00397C38" w:rsidP="00580BDB">
            <w:pPr>
              <w:rPr>
                <w:rFonts w:cstheme="majorHAnsi"/>
              </w:rPr>
            </w:pPr>
            <w:r w:rsidRPr="00EC4862">
              <w:rPr>
                <w:rFonts w:cstheme="majorHAnsi"/>
              </w:rPr>
              <w:t>#</w:t>
            </w:r>
          </w:p>
        </w:tc>
        <w:tc>
          <w:tcPr>
            <w:tcW w:w="482" w:type="pct"/>
            <w:shd w:val="clear" w:color="auto" w:fill="D9D9D9" w:themeFill="background1" w:themeFillShade="D9"/>
          </w:tcPr>
          <w:p w14:paraId="6B2D61D7" w14:textId="77777777" w:rsidR="00397C38" w:rsidRPr="00EC4862" w:rsidRDefault="00397C38" w:rsidP="00580BDB">
            <w:pPr>
              <w:rPr>
                <w:rFonts w:cstheme="majorHAnsi"/>
              </w:rPr>
            </w:pPr>
            <w:r>
              <w:rPr>
                <w:rFonts w:cstheme="majorHAnsi" w:hint="eastAsia"/>
              </w:rPr>
              <w:t>データ</w:t>
            </w:r>
            <w:r w:rsidRPr="00EC4862">
              <w:rPr>
                <w:rFonts w:cstheme="majorHAnsi" w:hint="eastAsia"/>
              </w:rPr>
              <w:t>利用者</w:t>
            </w:r>
          </w:p>
        </w:tc>
        <w:tc>
          <w:tcPr>
            <w:tcW w:w="582" w:type="pct"/>
            <w:shd w:val="clear" w:color="auto" w:fill="D9D9D9" w:themeFill="background1" w:themeFillShade="D9"/>
          </w:tcPr>
          <w:p w14:paraId="470F657F" w14:textId="77777777" w:rsidR="00397C38" w:rsidRPr="00EC4862" w:rsidRDefault="00397C38" w:rsidP="00580BDB">
            <w:pPr>
              <w:rPr>
                <w:rFonts w:cstheme="majorHAnsi"/>
              </w:rPr>
            </w:pPr>
            <w:r w:rsidRPr="00EC4862">
              <w:rPr>
                <w:rFonts w:cstheme="majorHAnsi" w:hint="eastAsia"/>
              </w:rPr>
              <w:t>利用者</w:t>
            </w:r>
          </w:p>
          <w:p w14:paraId="34B5A4A9" w14:textId="77777777" w:rsidR="00397C38" w:rsidRPr="00EC4862" w:rsidRDefault="00397C38" w:rsidP="00580BDB">
            <w:pPr>
              <w:rPr>
                <w:rFonts w:cstheme="majorHAnsi"/>
              </w:rPr>
            </w:pPr>
            <w:r w:rsidRPr="00EC4862">
              <w:rPr>
                <w:rFonts w:cstheme="majorHAnsi" w:hint="eastAsia"/>
              </w:rPr>
              <w:t>システム</w:t>
            </w:r>
          </w:p>
        </w:tc>
        <w:tc>
          <w:tcPr>
            <w:tcW w:w="583" w:type="pct"/>
            <w:shd w:val="clear" w:color="auto" w:fill="D9D9D9" w:themeFill="background1" w:themeFillShade="D9"/>
          </w:tcPr>
          <w:p w14:paraId="377AB3F9" w14:textId="77777777" w:rsidR="00397C38" w:rsidRPr="00EC4862" w:rsidRDefault="00397C38" w:rsidP="00580BDB">
            <w:pPr>
              <w:rPr>
                <w:rFonts w:cstheme="majorHAnsi"/>
              </w:rPr>
            </w:pPr>
            <w:r w:rsidRPr="00EC4862">
              <w:rPr>
                <w:rFonts w:cstheme="majorHAnsi" w:hint="eastAsia"/>
              </w:rPr>
              <w:t>利用者</w:t>
            </w:r>
          </w:p>
          <w:p w14:paraId="7957235B" w14:textId="77777777" w:rsidR="00397C38" w:rsidRPr="00EC4862" w:rsidRDefault="00397C38" w:rsidP="00580BDB">
            <w:pPr>
              <w:rPr>
                <w:rFonts w:cstheme="majorHAnsi"/>
              </w:rPr>
            </w:pPr>
            <w:r w:rsidRPr="00EC4862">
              <w:rPr>
                <w:rFonts w:cstheme="majorHAnsi" w:hint="eastAsia"/>
              </w:rPr>
              <w:t>コネクタ</w:t>
            </w:r>
          </w:p>
        </w:tc>
        <w:tc>
          <w:tcPr>
            <w:tcW w:w="2476" w:type="pct"/>
            <w:shd w:val="clear" w:color="auto" w:fill="D9D9D9" w:themeFill="background1" w:themeFillShade="D9"/>
          </w:tcPr>
          <w:p w14:paraId="1EF45A57" w14:textId="77777777" w:rsidR="00397C38" w:rsidRPr="00EC4862" w:rsidRDefault="00397C38" w:rsidP="00580BDB">
            <w:pPr>
              <w:rPr>
                <w:rFonts w:cstheme="majorHAnsi"/>
              </w:rPr>
            </w:pPr>
            <w:r w:rsidRPr="00EC4862">
              <w:rPr>
                <w:rFonts w:cstheme="majorHAnsi" w:hint="eastAsia"/>
              </w:rPr>
              <w:t>コネクタ利用形態</w:t>
            </w:r>
          </w:p>
        </w:tc>
        <w:tc>
          <w:tcPr>
            <w:tcW w:w="706" w:type="pct"/>
            <w:shd w:val="clear" w:color="auto" w:fill="D9D9D9" w:themeFill="background1" w:themeFillShade="D9"/>
          </w:tcPr>
          <w:p w14:paraId="1F3A6DE2" w14:textId="77777777" w:rsidR="00397C38" w:rsidRPr="00EC4862" w:rsidRDefault="00397C38" w:rsidP="00580BDB">
            <w:pPr>
              <w:rPr>
                <w:rFonts w:cstheme="majorHAnsi"/>
              </w:rPr>
            </w:pPr>
            <w:r w:rsidRPr="00EC4862">
              <w:rPr>
                <w:rFonts w:cstheme="majorHAnsi" w:hint="eastAsia"/>
              </w:rPr>
              <w:t>対象</w:t>
            </w:r>
            <w:r w:rsidRPr="00EC4862">
              <w:rPr>
                <w:rFonts w:cstheme="majorHAnsi" w:hint="eastAsia"/>
              </w:rPr>
              <w:t>/</w:t>
            </w:r>
            <w:r w:rsidRPr="00EC4862">
              <w:rPr>
                <w:rFonts w:cstheme="majorHAnsi" w:hint="eastAsia"/>
              </w:rPr>
              <w:t>対象外</w:t>
            </w:r>
          </w:p>
        </w:tc>
      </w:tr>
      <w:tr w:rsidR="00397C38" w:rsidRPr="00EC4862" w14:paraId="07B5CD59" w14:textId="77777777" w:rsidTr="00AE0D01">
        <w:trPr>
          <w:cantSplit/>
          <w:trHeight w:val="740"/>
          <w:jc w:val="center"/>
        </w:trPr>
        <w:tc>
          <w:tcPr>
            <w:tcW w:w="171" w:type="pct"/>
          </w:tcPr>
          <w:p w14:paraId="63FCA71C" w14:textId="77777777" w:rsidR="00397C38" w:rsidRPr="00EC4862" w:rsidRDefault="00397C38" w:rsidP="00397C38">
            <w:pPr>
              <w:pStyle w:val="a9"/>
              <w:numPr>
                <w:ilvl w:val="0"/>
                <w:numId w:val="22"/>
              </w:numPr>
              <w:ind w:leftChars="0"/>
              <w:rPr>
                <w:rFonts w:cstheme="majorHAnsi"/>
              </w:rPr>
            </w:pPr>
          </w:p>
        </w:tc>
        <w:tc>
          <w:tcPr>
            <w:tcW w:w="482" w:type="pct"/>
          </w:tcPr>
          <w:p w14:paraId="6EA3CBC3" w14:textId="77777777" w:rsidR="00397C38" w:rsidRPr="00EC4862" w:rsidRDefault="00397C38" w:rsidP="00580BDB">
            <w:pPr>
              <w:rPr>
                <w:rFonts w:cstheme="majorHAnsi"/>
              </w:rPr>
            </w:pPr>
            <w:r w:rsidRPr="00EC4862">
              <w:rPr>
                <w:rFonts w:cstheme="majorHAnsi" w:hint="eastAsia"/>
              </w:rPr>
              <w:t>1</w:t>
            </w:r>
          </w:p>
        </w:tc>
        <w:tc>
          <w:tcPr>
            <w:tcW w:w="582" w:type="pct"/>
          </w:tcPr>
          <w:p w14:paraId="1CCCFBF1" w14:textId="77777777" w:rsidR="00397C38" w:rsidRPr="00EC4862" w:rsidRDefault="00397C38" w:rsidP="00580BDB">
            <w:pPr>
              <w:rPr>
                <w:rFonts w:cstheme="majorHAnsi"/>
              </w:rPr>
            </w:pPr>
            <w:r w:rsidRPr="00EC4862">
              <w:rPr>
                <w:rFonts w:cstheme="majorHAnsi" w:hint="eastAsia"/>
              </w:rPr>
              <w:t>1</w:t>
            </w:r>
          </w:p>
        </w:tc>
        <w:tc>
          <w:tcPr>
            <w:tcW w:w="583" w:type="pct"/>
          </w:tcPr>
          <w:p w14:paraId="7EEA0904" w14:textId="77777777" w:rsidR="00397C38" w:rsidRPr="00EC4862" w:rsidRDefault="00397C38" w:rsidP="00580BDB">
            <w:pPr>
              <w:rPr>
                <w:rFonts w:cstheme="majorHAnsi"/>
              </w:rPr>
            </w:pPr>
            <w:r w:rsidRPr="00EC4862">
              <w:rPr>
                <w:rFonts w:cstheme="majorHAnsi" w:hint="eastAsia"/>
              </w:rPr>
              <w:t>1</w:t>
            </w:r>
          </w:p>
        </w:tc>
        <w:tc>
          <w:tcPr>
            <w:tcW w:w="2476" w:type="pct"/>
          </w:tcPr>
          <w:p w14:paraId="7368CEB1" w14:textId="2CBDCC59" w:rsidR="00397C38" w:rsidRPr="00EC4862" w:rsidRDefault="000E2B4B" w:rsidP="00580BDB">
            <w:pPr>
              <w:rPr>
                <w:rFonts w:cstheme="majorHAnsi"/>
              </w:rPr>
            </w:pPr>
            <w:r w:rsidRPr="00EC4862">
              <w:rPr>
                <w:rFonts w:cstheme="majorHAnsi"/>
                <w:noProof/>
              </w:rPr>
              <mc:AlternateContent>
                <mc:Choice Requires="wpg">
                  <w:drawing>
                    <wp:anchor distT="0" distB="0" distL="114300" distR="114300" simplePos="0" relativeHeight="251622400" behindDoc="0" locked="0" layoutInCell="1" allowOverlap="1" wp14:anchorId="49C0C39D" wp14:editId="3DE3CD2A">
                      <wp:simplePos x="0" y="0"/>
                      <wp:positionH relativeFrom="column">
                        <wp:posOffset>164554</wp:posOffset>
                      </wp:positionH>
                      <wp:positionV relativeFrom="paragraph">
                        <wp:posOffset>127975</wp:posOffset>
                      </wp:positionV>
                      <wp:extent cx="2814955" cy="221615"/>
                      <wp:effectExtent l="0" t="0" r="23495" b="26035"/>
                      <wp:wrapNone/>
                      <wp:docPr id="8" name="グループ化 163"/>
                      <wp:cNvGraphicFramePr/>
                      <a:graphic xmlns:a="http://schemas.openxmlformats.org/drawingml/2006/main">
                        <a:graphicData uri="http://schemas.microsoft.com/office/word/2010/wordprocessingGroup">
                          <wpg:wgp>
                            <wpg:cNvGrpSpPr/>
                            <wpg:grpSpPr>
                              <a:xfrm>
                                <a:off x="0" y="0"/>
                                <a:ext cx="2814955" cy="221615"/>
                                <a:chOff x="365043" y="72638"/>
                                <a:chExt cx="2931879" cy="223005"/>
                              </a:xfrm>
                            </wpg:grpSpPr>
                            <wps:wsp>
                              <wps:cNvPr id="9" name="正方形/長方形 9"/>
                              <wps:cNvSpPr/>
                              <wps:spPr>
                                <a:xfrm>
                                  <a:off x="2469725" y="80050"/>
                                  <a:ext cx="827197" cy="215442"/>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wps:txbx>
                              <wps:bodyPr wrap="none" rtlCol="0" anchor="t"/>
                            </wps:wsp>
                            <wps:wsp>
                              <wps:cNvPr id="10" name="直線コネクタ 10"/>
                              <wps:cNvCnPr>
                                <a:cxnSpLocks/>
                              </wps:cNvCnPr>
                              <wps:spPr>
                                <a:xfrm flipH="1" flipV="1">
                                  <a:off x="719208" y="184838"/>
                                  <a:ext cx="155021" cy="46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正方形/長方形 15"/>
                              <wps:cNvSpPr/>
                              <wps:spPr>
                                <a:xfrm>
                                  <a:off x="365043" y="72638"/>
                                  <a:ext cx="368762" cy="2228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8" name="正方形/長方形 18"/>
                              <wps:cNvSpPr/>
                              <wps:spPr>
                                <a:xfrm>
                                  <a:off x="796407" y="79845"/>
                                  <a:ext cx="1568122" cy="215798"/>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wps:txbx>
                              <wps:bodyPr wrap="none" rtlCol="0" anchor="t"/>
                            </wps:wsp>
                            <wps:wsp>
                              <wps:cNvPr id="20" name="直線コネクタ 20"/>
                              <wps:cNvCnPr>
                                <a:cxnSpLocks/>
                                <a:endCxn id="18" idx="3"/>
                              </wps:cNvCnPr>
                              <wps:spPr>
                                <a:xfrm flipH="1" flipV="1">
                                  <a:off x="2364529" y="187744"/>
                                  <a:ext cx="105365" cy="358"/>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9C0C39D" id="グループ化 163" o:spid="_x0000_s1026" style="position:absolute;left:0;text-align:left;margin-left:12.95pt;margin-top:10.1pt;width:221.65pt;height:17.45pt;z-index:251622400;mso-width-relative:margin;mso-height-relative:margin" coordorigin="3650,726" coordsize="29318,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">
                      <v:rect id="正方形/長方形 9" o:spid="_x0000_s1027" style="position:absolute;left:24697;top:800;width:8272;height:2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" fillcolor="#9cc2e5 [1940]" strokecolor="#1f4d78 [1604]" strokeweight="1pt">
                        <v:textbox>
                          <w:txbxContent>
                            <w:p w14:paraId="684EDDCB"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利用者コネクタ</w:t>
                              </w:r>
                            </w:p>
                          </w:txbxContent>
                        </v:textbox>
                      </v:rect>
                      <v:line id="直線コネクタ 10" o:spid="_x0000_s1028" style="position:absolute;flip:x y;visibility:visible;mso-wrap-style:square" from="7192,1848" to="8742,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" strokecolor="#5b9bd5 [3204]" strokeweight=".5pt">
                        <v:stroke joinstyle="miter"/>
                        <o:lock v:ext="edit" shapetype="f"/>
                      </v:line>
                      <v:rect id="正方形/長方形 15" o:spid="_x0000_s1029" style="position:absolute;left:3650;top:726;width:3688;height:22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" fillcolor="white [3212]" strokecolor="#1f4d78 [1604]" strokeweight="1pt">
                        <v:textbox inset="1mm,1mm,0,0">
                          <w:txbxContent>
                            <w:p w14:paraId="6BD9D7DF" w14:textId="77777777"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w:t>
                              </w:r>
                            </w:p>
                          </w:txbxContent>
                        </v:textbox>
                      </v:rect>
                      <v:rect id="正方形/長方形 18" o:spid="_x0000_s1030" style="position:absolute;left:7964;top:798;width:15681;height:21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" fillcolor="white [3212]" strokecolor="#1f4d78 [1604]" strokeweight="1pt">
                        <v:textbox>
                          <w:txbxContent>
                            <w:p w14:paraId="48CCA6D6" w14:textId="4B1ABFEC" w:rsidR="00397C38" w:rsidRPr="009A157F" w:rsidRDefault="00397C38" w:rsidP="00397C38">
                              <w:pPr>
                                <w:spacing w:line="160" w:lineRule="exact"/>
                                <w:jc w:val="center"/>
                                <w:rPr>
                                  <w:rFonts w:ascii="Meiryo UI" w:eastAsia="Meiryo UI" w:hAnsi="Meiryo UI"/>
                                  <w:color w:val="000000" w:themeColor="text1"/>
                                  <w:kern w:val="24"/>
                                  <w:sz w:val="16"/>
                                  <w:szCs w:val="16"/>
                                </w:rPr>
                              </w:pPr>
                              <w:r w:rsidRPr="009A157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9A157F">
                                <w:rPr>
                                  <w:rFonts w:ascii="Meiryo UI" w:eastAsia="Meiryo UI" w:hAnsi="Meiryo UI" w:hint="eastAsia"/>
                                  <w:color w:val="000000" w:themeColor="text1"/>
                                  <w:kern w:val="24"/>
                                  <w:sz w:val="16"/>
                                  <w:szCs w:val="16"/>
                                </w:rPr>
                                <w:t>)</w:t>
                              </w:r>
                            </w:p>
                          </w:txbxContent>
                        </v:textbox>
                      </v:rect>
                      <v:line id="直線コネクタ 20" o:spid="_x0000_s1031" style="position:absolute;flip:x y;visibility:visible;mso-wrap-style:square" from="23645,1877" to="24698,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" strokecolor="#5b9bd5 [3204]" strokeweight=".5pt">
                        <v:stroke joinstyle="miter"/>
                        <o:lock v:ext="edit" shapetype="f"/>
                      </v:line>
                    </v:group>
                  </w:pict>
                </mc:Fallback>
              </mc:AlternateContent>
            </w:r>
            <w:r w:rsidR="00397C38" w:rsidRPr="00EC4862">
              <w:rPr>
                <w:rFonts w:cstheme="majorHAnsi"/>
                <w:noProof/>
              </w:rPr>
              <mc:AlternateContent>
                <mc:Choice Requires="wps">
                  <w:drawing>
                    <wp:anchor distT="0" distB="0" distL="114300" distR="114300" simplePos="0" relativeHeight="251623424" behindDoc="0" locked="0" layoutInCell="1" allowOverlap="1" wp14:anchorId="016A7958" wp14:editId="67429BEC">
                      <wp:simplePos x="0" y="0"/>
                      <wp:positionH relativeFrom="column">
                        <wp:posOffset>-11430</wp:posOffset>
                      </wp:positionH>
                      <wp:positionV relativeFrom="paragraph">
                        <wp:posOffset>48895</wp:posOffset>
                      </wp:positionV>
                      <wp:extent cx="169545" cy="168275"/>
                      <wp:effectExtent l="0" t="0" r="20955" b="22225"/>
                      <wp:wrapNone/>
                      <wp:docPr id="2" name="スマイル 209"/>
                      <wp:cNvGraphicFramePr/>
                      <a:graphic xmlns:a="http://schemas.openxmlformats.org/drawingml/2006/main">
                        <a:graphicData uri="http://schemas.microsoft.com/office/word/2010/wordprocessingShape">
                          <wps:wsp>
                            <wps:cNvSpPr/>
                            <wps:spPr>
                              <a:xfrm>
                                <a:off x="0" y="0"/>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type w14:anchorId="6B2CE22F"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209" o:spid="_x0000_s1026" type="#_x0000_t96" style="position:absolute;left:0;text-align:left;margin-left:-.9pt;margin-top:3.85pt;width:13.35pt;height:13.25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" fillcolor="white [3201]" strokecolor="black [3200]" strokeweight="1pt">
                      <v:stroke joinstyle="miter"/>
                    </v:shape>
                  </w:pict>
                </mc:Fallback>
              </mc:AlternateContent>
            </w:r>
          </w:p>
          <w:p w14:paraId="16CE6067" w14:textId="30C1B236" w:rsidR="00397C38" w:rsidRPr="00EC4862" w:rsidRDefault="000E2B4B" w:rsidP="00580BDB">
            <w:pPr>
              <w:rPr>
                <w:rFonts w:cstheme="majorHAnsi"/>
              </w:rPr>
            </w:pPr>
            <w:r w:rsidRPr="00EC4862">
              <w:rPr>
                <w:noProof/>
              </w:rPr>
              <mc:AlternateContent>
                <mc:Choice Requires="wpg">
                  <w:drawing>
                    <wp:anchor distT="0" distB="0" distL="114300" distR="114300" simplePos="0" relativeHeight="251624448" behindDoc="0" locked="0" layoutInCell="1" allowOverlap="1" wp14:anchorId="13401AB0" wp14:editId="01649A82">
                      <wp:simplePos x="0" y="0"/>
                      <wp:positionH relativeFrom="column">
                        <wp:posOffset>-5567</wp:posOffset>
                      </wp:positionH>
                      <wp:positionV relativeFrom="paragraph">
                        <wp:posOffset>250249</wp:posOffset>
                      </wp:positionV>
                      <wp:extent cx="2961005" cy="401955"/>
                      <wp:effectExtent l="0" t="0" r="10795" b="17145"/>
                      <wp:wrapNone/>
                      <wp:docPr id="29" name="グループ化 2"/>
                      <wp:cNvGraphicFramePr/>
                      <a:graphic xmlns:a="http://schemas.openxmlformats.org/drawingml/2006/main">
                        <a:graphicData uri="http://schemas.microsoft.com/office/word/2010/wordprocessingGroup">
                          <wpg:wgp>
                            <wpg:cNvGrpSpPr/>
                            <wpg:grpSpPr>
                              <a:xfrm>
                                <a:off x="0" y="0"/>
                                <a:ext cx="2961005" cy="401955"/>
                                <a:chOff x="0" y="0"/>
                                <a:chExt cx="2961468" cy="401956"/>
                              </a:xfrm>
                            </wpg:grpSpPr>
                            <wps:wsp>
                              <wps:cNvPr id="66" name="正方形/長方形 66"/>
                              <wps:cNvSpPr/>
                              <wps:spPr>
                                <a:xfrm>
                                  <a:off x="2167083" y="103396"/>
                                  <a:ext cx="794385" cy="21780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73" name="直線コネクタ 73"/>
                              <wps:cNvCnPr>
                                <a:cxnSpLocks/>
                              </wps:cNvCnPr>
                              <wps:spPr>
                                <a:xfrm flipH="1">
                                  <a:off x="505953" y="211281"/>
                                  <a:ext cx="156886" cy="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正方形/長方形 74"/>
                              <wps:cNvSpPr/>
                              <wps:spPr>
                                <a:xfrm>
                                  <a:off x="151818" y="98687"/>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75" name="正方形/長方形 75"/>
                              <wps:cNvSpPr/>
                              <wps:spPr>
                                <a:xfrm>
                                  <a:off x="577761" y="101426"/>
                                  <a:ext cx="1505820" cy="219711"/>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76" name="直線コネクタ 76"/>
                              <wps:cNvCnPr>
                                <a:cxnSpLocks/>
                                <a:endCxn id="75" idx="3"/>
                              </wps:cNvCnPr>
                              <wps:spPr>
                                <a:xfrm flipH="1" flipV="1">
                                  <a:off x="2083582" y="211282"/>
                                  <a:ext cx="83501" cy="10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正方形/長方形 82"/>
                              <wps:cNvSpPr/>
                              <wps:spPr>
                                <a:xfrm>
                                  <a:off x="102620" y="13770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85" name="正方形/長方形 85"/>
                              <wps:cNvSpPr/>
                              <wps:spPr>
                                <a:xfrm>
                                  <a:off x="50122" y="176726"/>
                                  <a:ext cx="354135" cy="22523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91" name="スマイル 91"/>
                              <wps:cNvSpPr/>
                              <wps:spPr>
                                <a:xfrm>
                                  <a:off x="38409" y="0"/>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07" name="スマイル 107"/>
                              <wps:cNvSpPr/>
                              <wps:spPr>
                                <a:xfrm>
                                  <a:off x="0" y="46812"/>
                                  <a:ext cx="169905" cy="168601"/>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g:wgp>
                        </a:graphicData>
                      </a:graphic>
                      <wp14:sizeRelH relativeFrom="margin">
                        <wp14:pctWidth>0</wp14:pctWidth>
                      </wp14:sizeRelH>
                    </wp:anchor>
                  </w:drawing>
                </mc:Choice>
                <mc:Fallback>
                  <w:pict>
                    <v:group w14:anchorId="13401AB0" id="グループ化 2" o:spid="_x0000_s1032" style="position:absolute;left:0;text-align:left;margin-left:-.45pt;margin-top:19.7pt;width:233.15pt;height:31.65pt;z-index:251624448;mso-width-relative:margin" coordsize="29614,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">
                      <v:rect id="正方形/長方形 66" o:spid="_x0000_s1033" style="position:absolute;left:21670;top:1033;width:7944;height:2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" fillcolor="#9cc2e5 [1940]" strokecolor="#1f4d78 [1604]" strokeweight="1pt">
                        <v:textbox>
                          <w:txbxContent>
                            <w:p w14:paraId="3C5C944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73" o:spid="_x0000_s1034" style="position:absolute;flip:x;visibility:visible;mso-wrap-style:square" from="5059,2112" to="6628,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" strokecolor="#5b9bd5 [3204]" strokeweight=".5pt">
                        <v:stroke joinstyle="miter"/>
                        <o:lock v:ext="edit" shapetype="f"/>
                      </v:line>
                      <v:rect id="正方形/長方形 74" o:spid="_x0000_s1035" style="position:absolute;left:1518;top:986;width:3541;height:2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" fillcolor="white [3212]" strokecolor="#1f4d78 [1604]" strokeweight="1pt">
                        <v:textbox inset="1mm,1mm,0,0">
                          <w:txbxContent>
                            <w:p w14:paraId="1A0FEB7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75" o:spid="_x0000_s1036" style="position:absolute;left:5777;top:1014;width:15058;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" fillcolor="white [3212]" strokecolor="#1f4d78 [1604]" strokeweight="1pt">
                        <v:textbox>
                          <w:txbxContent>
                            <w:p w14:paraId="64B08394" w14:textId="61EF02A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76" o:spid="_x0000_s1037" style="position:absolute;flip:x y;visibility:visible;mso-wrap-style:square" from="20835,2112" to="21670,2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" strokecolor="#5b9bd5 [3204]" strokeweight=".5pt">
                        <v:stroke joinstyle="miter"/>
                        <o:lock v:ext="edit" shapetype="f"/>
                      </v:line>
                      <v:rect id="正方形/長方形 82" o:spid="_x0000_s1038" style="position:absolute;left:1026;top:137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" fillcolor="white [3212]" strokecolor="#1f4d78 [1604]" strokeweight="1pt">
                        <v:textbox inset="1mm,1mm,0,0">
                          <w:txbxContent>
                            <w:p w14:paraId="48F2D26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85" o:spid="_x0000_s1039" style="position:absolute;left:501;top:1767;width:3541;height:22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" fillcolor="white [3212]" strokecolor="#1f4d78 [1604]" strokeweight="1pt">
                        <v:textbox inset="1mm,1mm,0,0">
                          <w:txbxContent>
                            <w:p w14:paraId="021ADE1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91" o:spid="_x0000_s1040" type="#_x0000_t96" style="position:absolute;left:384;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" fillcolor="white [3201]" strokecolor="black [3200]" strokeweight="1pt">
                        <v:stroke joinstyle="miter"/>
                      </v:shape>
                      <v:shape id="スマイル 107" o:spid="_x0000_s1041" type="#_x0000_t96" style="position:absolute;top:468;width:1699;height:1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" fillcolor="white [3201]" strokecolor="black [3200]" strokeweight="1pt">
                        <v:stroke joinstyle="miter"/>
                      </v:shape>
                    </v:group>
                  </w:pict>
                </mc:Fallback>
              </mc:AlternateContent>
            </w:r>
          </w:p>
        </w:tc>
        <w:tc>
          <w:tcPr>
            <w:tcW w:w="706" w:type="pct"/>
          </w:tcPr>
          <w:p w14:paraId="06550BE4" w14:textId="77777777" w:rsidR="00397C38" w:rsidRPr="00EC4862" w:rsidRDefault="00397C38" w:rsidP="00580BDB">
            <w:pPr>
              <w:rPr>
                <w:rFonts w:cstheme="majorHAnsi"/>
              </w:rPr>
            </w:pPr>
            <w:r w:rsidRPr="00EC4862">
              <w:rPr>
                <w:rFonts w:cstheme="majorHAnsi" w:hint="eastAsia"/>
              </w:rPr>
              <w:t>対象</w:t>
            </w:r>
          </w:p>
        </w:tc>
      </w:tr>
      <w:tr w:rsidR="00397C38" w:rsidRPr="00EC4862" w14:paraId="56F78F8A" w14:textId="77777777" w:rsidTr="00AE0D01">
        <w:trPr>
          <w:cantSplit/>
          <w:trHeight w:val="758"/>
          <w:jc w:val="center"/>
        </w:trPr>
        <w:tc>
          <w:tcPr>
            <w:tcW w:w="171" w:type="pct"/>
          </w:tcPr>
          <w:p w14:paraId="6493868D" w14:textId="77777777" w:rsidR="00397C38" w:rsidRPr="00EC4862" w:rsidRDefault="00397C38" w:rsidP="00397C38">
            <w:pPr>
              <w:pStyle w:val="a9"/>
              <w:numPr>
                <w:ilvl w:val="0"/>
                <w:numId w:val="22"/>
              </w:numPr>
              <w:ind w:leftChars="0"/>
              <w:rPr>
                <w:rFonts w:cstheme="majorHAnsi"/>
              </w:rPr>
            </w:pPr>
          </w:p>
        </w:tc>
        <w:tc>
          <w:tcPr>
            <w:tcW w:w="482" w:type="pct"/>
          </w:tcPr>
          <w:p w14:paraId="0A9DCA69" w14:textId="77777777" w:rsidR="00397C38" w:rsidRPr="00EC4862" w:rsidRDefault="00397C38" w:rsidP="00580BDB">
            <w:pPr>
              <w:rPr>
                <w:rFonts w:cstheme="majorHAnsi"/>
              </w:rPr>
            </w:pPr>
            <w:r w:rsidRPr="00EC4862">
              <w:rPr>
                <w:rFonts w:cstheme="majorHAnsi" w:hint="eastAsia"/>
              </w:rPr>
              <w:t>複数</w:t>
            </w:r>
          </w:p>
        </w:tc>
        <w:tc>
          <w:tcPr>
            <w:tcW w:w="582" w:type="pct"/>
          </w:tcPr>
          <w:p w14:paraId="626AC2EF" w14:textId="77777777" w:rsidR="00397C38" w:rsidRPr="00EC4862" w:rsidRDefault="00397C38" w:rsidP="00580BDB">
            <w:pPr>
              <w:rPr>
                <w:rFonts w:cstheme="majorHAnsi"/>
              </w:rPr>
            </w:pPr>
            <w:r w:rsidRPr="00EC4862">
              <w:rPr>
                <w:rFonts w:cstheme="majorHAnsi" w:hint="eastAsia"/>
              </w:rPr>
              <w:t>1</w:t>
            </w:r>
          </w:p>
        </w:tc>
        <w:tc>
          <w:tcPr>
            <w:tcW w:w="583" w:type="pct"/>
          </w:tcPr>
          <w:p w14:paraId="34C52BC8" w14:textId="77777777" w:rsidR="00397C38" w:rsidRPr="00EC4862" w:rsidRDefault="00397C38" w:rsidP="00580BDB">
            <w:pPr>
              <w:rPr>
                <w:rFonts w:cstheme="majorHAnsi"/>
              </w:rPr>
            </w:pPr>
            <w:r w:rsidRPr="00EC4862">
              <w:rPr>
                <w:rFonts w:cstheme="majorHAnsi" w:hint="eastAsia"/>
              </w:rPr>
              <w:t>1</w:t>
            </w:r>
          </w:p>
        </w:tc>
        <w:tc>
          <w:tcPr>
            <w:tcW w:w="2476" w:type="pct"/>
          </w:tcPr>
          <w:p w14:paraId="0B2D7326" w14:textId="23DEADE3" w:rsidR="00397C38" w:rsidRPr="00EC4862" w:rsidRDefault="00397C38" w:rsidP="00580BDB">
            <w:pPr>
              <w:rPr>
                <w:rFonts w:cstheme="majorHAnsi"/>
              </w:rPr>
            </w:pPr>
          </w:p>
          <w:p w14:paraId="69A723F6" w14:textId="77777777" w:rsidR="00397C38" w:rsidRPr="00EC4862" w:rsidRDefault="00397C38" w:rsidP="00580BDB">
            <w:pPr>
              <w:rPr>
                <w:rFonts w:cstheme="majorHAnsi"/>
              </w:rPr>
            </w:pPr>
          </w:p>
        </w:tc>
        <w:tc>
          <w:tcPr>
            <w:tcW w:w="706" w:type="pct"/>
          </w:tcPr>
          <w:p w14:paraId="4C1B862F" w14:textId="77777777" w:rsidR="00397C38" w:rsidRPr="00EC4862" w:rsidRDefault="00397C38" w:rsidP="00580BDB">
            <w:pPr>
              <w:rPr>
                <w:rFonts w:cstheme="majorHAnsi"/>
              </w:rPr>
            </w:pPr>
            <w:r w:rsidRPr="00EC4862">
              <w:rPr>
                <w:rFonts w:cstheme="majorHAnsi" w:hint="eastAsia"/>
              </w:rPr>
              <w:t>対象</w:t>
            </w:r>
          </w:p>
        </w:tc>
      </w:tr>
      <w:tr w:rsidR="00397C38" w:rsidRPr="00EC4862" w14:paraId="7D6B9E38" w14:textId="77777777" w:rsidTr="00AE0D01">
        <w:trPr>
          <w:cantSplit/>
          <w:trHeight w:val="1129"/>
          <w:jc w:val="center"/>
        </w:trPr>
        <w:tc>
          <w:tcPr>
            <w:tcW w:w="171" w:type="pct"/>
          </w:tcPr>
          <w:p w14:paraId="724A927F" w14:textId="77777777" w:rsidR="00397C38" w:rsidRPr="00EC4862" w:rsidRDefault="00397C38" w:rsidP="00397C38">
            <w:pPr>
              <w:pStyle w:val="a9"/>
              <w:numPr>
                <w:ilvl w:val="0"/>
                <w:numId w:val="22"/>
              </w:numPr>
              <w:ind w:leftChars="0"/>
              <w:rPr>
                <w:rFonts w:cstheme="majorHAnsi"/>
              </w:rPr>
            </w:pPr>
          </w:p>
        </w:tc>
        <w:tc>
          <w:tcPr>
            <w:tcW w:w="482" w:type="pct"/>
          </w:tcPr>
          <w:p w14:paraId="31E30B86" w14:textId="77777777" w:rsidR="00397C38" w:rsidRPr="00EC4862" w:rsidRDefault="00397C38" w:rsidP="00580BDB">
            <w:pPr>
              <w:rPr>
                <w:rFonts w:cstheme="majorHAnsi"/>
              </w:rPr>
            </w:pPr>
            <w:r w:rsidRPr="00EC4862">
              <w:rPr>
                <w:rFonts w:cstheme="majorHAnsi" w:hint="eastAsia"/>
              </w:rPr>
              <w:t>複数</w:t>
            </w:r>
          </w:p>
        </w:tc>
        <w:tc>
          <w:tcPr>
            <w:tcW w:w="582" w:type="pct"/>
          </w:tcPr>
          <w:p w14:paraId="6E3DD10B" w14:textId="77777777" w:rsidR="00397C38" w:rsidRPr="00EC4862" w:rsidRDefault="00397C38" w:rsidP="00580BDB">
            <w:pPr>
              <w:rPr>
                <w:rFonts w:cstheme="majorHAnsi"/>
              </w:rPr>
            </w:pPr>
            <w:r w:rsidRPr="00EC4862">
              <w:rPr>
                <w:rFonts w:cstheme="majorHAnsi" w:hint="eastAsia"/>
              </w:rPr>
              <w:t>複数</w:t>
            </w:r>
          </w:p>
        </w:tc>
        <w:tc>
          <w:tcPr>
            <w:tcW w:w="583" w:type="pct"/>
          </w:tcPr>
          <w:p w14:paraId="54898A22" w14:textId="77777777" w:rsidR="00397C38" w:rsidRPr="00EC4862" w:rsidRDefault="00397C38" w:rsidP="00580BDB">
            <w:pPr>
              <w:rPr>
                <w:rFonts w:cstheme="majorHAnsi"/>
              </w:rPr>
            </w:pPr>
            <w:r w:rsidRPr="00EC4862">
              <w:rPr>
                <w:rFonts w:cstheme="majorHAnsi" w:hint="eastAsia"/>
              </w:rPr>
              <w:t>1</w:t>
            </w:r>
          </w:p>
        </w:tc>
        <w:tc>
          <w:tcPr>
            <w:tcW w:w="2476" w:type="pct"/>
          </w:tcPr>
          <w:p w14:paraId="3B850D00" w14:textId="77777777" w:rsidR="00397C38" w:rsidRPr="00EC4862" w:rsidRDefault="00397C38" w:rsidP="00580BDB">
            <w:pPr>
              <w:rPr>
                <w:rFonts w:cstheme="majorHAnsi"/>
              </w:rPr>
            </w:pPr>
            <w:r>
              <w:rPr>
                <w:rFonts w:cstheme="majorHAnsi" w:hint="eastAsia"/>
                <w:noProof/>
              </w:rPr>
              <mc:AlternateContent>
                <mc:Choice Requires="wpg">
                  <w:drawing>
                    <wp:anchor distT="0" distB="0" distL="114300" distR="114300" simplePos="0" relativeHeight="251625472" behindDoc="0" locked="0" layoutInCell="1" allowOverlap="1" wp14:anchorId="1CC68F41" wp14:editId="0B8824AD">
                      <wp:simplePos x="0" y="0"/>
                      <wp:positionH relativeFrom="column">
                        <wp:posOffset>-26832</wp:posOffset>
                      </wp:positionH>
                      <wp:positionV relativeFrom="paragraph">
                        <wp:posOffset>89077</wp:posOffset>
                      </wp:positionV>
                      <wp:extent cx="2960688" cy="519564"/>
                      <wp:effectExtent l="0" t="0" r="11430" b="13970"/>
                      <wp:wrapNone/>
                      <wp:docPr id="113" name="グループ化 113"/>
                      <wp:cNvGraphicFramePr/>
                      <a:graphic xmlns:a="http://schemas.openxmlformats.org/drawingml/2006/main">
                        <a:graphicData uri="http://schemas.microsoft.com/office/word/2010/wordprocessingGroup">
                          <wpg:wgp>
                            <wpg:cNvGrpSpPr/>
                            <wpg:grpSpPr>
                              <a:xfrm>
                                <a:off x="0" y="0"/>
                                <a:ext cx="2960688" cy="519564"/>
                                <a:chOff x="0" y="0"/>
                                <a:chExt cx="2960688" cy="519564"/>
                              </a:xfrm>
                            </wpg:grpSpPr>
                            <wps:wsp>
                              <wps:cNvPr id="115" name="正方形/長方形 115"/>
                              <wps:cNvSpPr/>
                              <wps:spPr>
                                <a:xfrm>
                                  <a:off x="2166938" y="15240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133" name="正方形/長方形 133"/>
                              <wps:cNvSpPr/>
                              <wps:spPr>
                                <a:xfrm>
                                  <a:off x="152400" y="1143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44" name="正方形/長方形 144"/>
                              <wps:cNvSpPr/>
                              <wps:spPr>
                                <a:xfrm>
                                  <a:off x="104775" y="1524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54" name="正方形/長方形 154"/>
                              <wps:cNvSpPr/>
                              <wps:spPr>
                                <a:xfrm>
                                  <a:off x="47625" y="190500"/>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166" name="スマイル 166"/>
                              <wps:cNvSpPr/>
                              <wps:spPr>
                                <a:xfrm>
                                  <a:off x="38100" y="14288"/>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69" name="直線コネクタ 169"/>
                              <wps:cNvCnPr>
                                <a:cxnSpLocks/>
                                <a:stCxn id="115" idx="1"/>
                                <a:endCxn id="179" idx="3"/>
                              </wps:cNvCnPr>
                              <wps:spPr>
                                <a:xfrm flipH="1" flipV="1">
                                  <a:off x="2062893" y="109855"/>
                                  <a:ext cx="104045" cy="15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直線コネクタ 172"/>
                              <wps:cNvCnPr>
                                <a:cxnSpLocks/>
                                <a:stCxn id="179" idx="1"/>
                              </wps:cNvCnPr>
                              <wps:spPr>
                                <a:xfrm flipH="1">
                                  <a:off x="369434" y="109827"/>
                                  <a:ext cx="187798" cy="1098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スマイル 174"/>
                              <wps:cNvSpPr/>
                              <wps:spPr>
                                <a:xfrm>
                                  <a:off x="0" y="61913"/>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179" name="正方形/長方形 179"/>
                              <wps:cNvSpPr/>
                              <wps:spPr>
                                <a:xfrm>
                                  <a:off x="557308" y="0"/>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0" name="正方形/長方形 180"/>
                              <wps:cNvSpPr/>
                              <wps:spPr>
                                <a:xfrm>
                                  <a:off x="561457" y="299854"/>
                                  <a:ext cx="150558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wps:txbx>
                              <wps:bodyPr wrap="none" rtlCol="0" anchor="t"/>
                            </wps:wsp>
                            <wps:wsp>
                              <wps:cNvPr id="182" name="直線コネクタ 182"/>
                              <wps:cNvCnPr>
                                <a:cxnSpLocks/>
                                <a:stCxn id="180" idx="1"/>
                              </wps:cNvCnPr>
                              <wps:spPr>
                                <a:xfrm flipH="1" flipV="1">
                                  <a:off x="504771" y="228541"/>
                                  <a:ext cx="56686" cy="1811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線コネクタ 183"/>
                              <wps:cNvCnPr>
                                <a:cxnSpLocks/>
                                <a:endCxn id="180" idx="3"/>
                              </wps:cNvCnPr>
                              <wps:spPr>
                                <a:xfrm flipH="1">
                                  <a:off x="2066820" y="257043"/>
                                  <a:ext cx="99653" cy="152561"/>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C68F41" id="グループ化 113" o:spid="_x0000_s1042" style="position:absolute;left:0;text-align:left;margin-left:-2.1pt;margin-top:7pt;width:233.15pt;height:40.9pt;z-index:251625472" coordsize="29606,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">
                      <v:rect id="正方形/長方形 115" o:spid="_x0000_s1043" style="position:absolute;left:21669;top:1524;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" fillcolor="#9cc2e5 [1940]" strokecolor="#1f4d78 [1604]" strokeweight="1pt">
                        <v:textbox>
                          <w:txbxContent>
                            <w:p w14:paraId="0CDE63AE"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rect id="正方形/長方形 133" o:spid="_x0000_s1044" style="position:absolute;left:1524;top:1143;width:3536;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" fillcolor="white [3212]" strokecolor="#1f4d78 [1604]" strokeweight="1pt">
                        <v:textbox inset="1mm,1mm,0,0">
                          <w:txbxContent>
                            <w:p w14:paraId="5E964EA7"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正方形/長方形 144" o:spid="_x0000_s1045" style="position:absolute;left:1047;top:1524;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" fillcolor="white [3212]" strokecolor="#1f4d78 [1604]" strokeweight="1pt">
                        <v:textbox inset="1mm,1mm,0,0">
                          <w:txbxContent>
                            <w:p w14:paraId="0867E09D"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rect id="_x0000_s1046" style="position:absolute;left:476;top:1905;width:3537;height:22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" fillcolor="white [3212]" strokecolor="#1f4d78 [1604]" strokeweight="1pt">
                        <v:textbox inset="1mm,1mm,0,0">
                          <w:txbxContent>
                            <w:p w14:paraId="41084E72"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166" o:spid="_x0000_s1047" type="#_x0000_t96" style="position:absolute;left:381;top:142;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" fillcolor="white [3201]" strokecolor="black [3200]" strokeweight="1pt">
                        <v:stroke joinstyle="miter"/>
                      </v:shape>
                      <v:line id="直線コネクタ 169" o:spid="_x0000_s1048" style="position:absolute;flip:x y;visibility:visible;mso-wrap-style:square" from="20628,1098" to="21669,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" strokecolor="#5b9bd5 [3204]" strokeweight=".5pt">
                        <v:stroke joinstyle="miter"/>
                        <o:lock v:ext="edit" shapetype="f"/>
                      </v:line>
                      <v:line id="直線コネクタ 172" o:spid="_x0000_s1049" style="position:absolute;flip:x;visibility:visible;mso-wrap-style:square" from="3694,1098" to="5572,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" strokecolor="#5b9bd5 [3204]" strokeweight=".5pt">
                        <v:stroke joinstyle="miter"/>
                        <o:lock v:ext="edit" shapetype="f"/>
                      </v:line>
                      <v:shape id="スマイル 174" o:spid="_x0000_s1050" type="#_x0000_t96" style="position:absolute;top:619;width:1695;height:16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" fillcolor="white [3201]" strokecolor="black [3200]" strokeweight="1pt">
                        <v:stroke joinstyle="miter"/>
                      </v:shape>
                      <v:rect id="正方形/長方形 179" o:spid="_x0000_s1051" style="position:absolute;left:5573;width:15055;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" fillcolor="white [3212]" strokecolor="#1f4d78 [1604]" strokeweight="1pt">
                        <v:textbox>
                          <w:txbxContent>
                            <w:p w14:paraId="475559C3" w14:textId="51707BD3"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rect id="正方形/長方形 180" o:spid="_x0000_s1052" style="position:absolute;left:5614;top:2998;width:15056;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" fillcolor="white [3212]" strokecolor="#1f4d78 [1604]" strokeweight="1pt">
                        <v:textbox>
                          <w:txbxContent>
                            <w:p w14:paraId="24B385CC" w14:textId="6A70E10A"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r w:rsidRPr="008250DF">
                                <w:rPr>
                                  <w:rFonts w:ascii="Meiryo UI" w:eastAsia="Meiryo UI" w:hAnsi="Meiryo UI" w:hint="eastAsia"/>
                                  <w:color w:val="000000" w:themeColor="text1"/>
                                  <w:kern w:val="24"/>
                                  <w:sz w:val="16"/>
                                  <w:szCs w:val="16"/>
                                </w:rPr>
                                <w:t>)</w:t>
                              </w:r>
                            </w:p>
                          </w:txbxContent>
                        </v:textbox>
                      </v:rect>
                      <v:line id="直線コネクタ 182" o:spid="_x0000_s1053" style="position:absolute;flip:x y;visibility:visible;mso-wrap-style:square" from="5047,2285" to="5614,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" strokecolor="#5b9bd5 [3204]" strokeweight=".5pt">
                        <v:stroke joinstyle="miter"/>
                        <o:lock v:ext="edit" shapetype="f"/>
                      </v:line>
                      <v:line id="直線コネクタ 183" o:spid="_x0000_s1054" style="position:absolute;flip:x;visibility:visible;mso-wrap-style:square" from="20668,2570" to="21664,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o:lock v:ext="edit" shapetype="f"/>
                      </v:line>
                    </v:group>
                  </w:pict>
                </mc:Fallback>
              </mc:AlternateContent>
            </w:r>
          </w:p>
          <w:p w14:paraId="7A5079E2" w14:textId="77777777" w:rsidR="00397C38" w:rsidRDefault="00397C38" w:rsidP="00580BDB">
            <w:pPr>
              <w:rPr>
                <w:rFonts w:cstheme="majorHAnsi"/>
              </w:rPr>
            </w:pPr>
          </w:p>
          <w:p w14:paraId="7C60DED7" w14:textId="77777777" w:rsidR="00397C38" w:rsidRPr="00EC4862" w:rsidRDefault="00397C38" w:rsidP="00580BDB">
            <w:pPr>
              <w:rPr>
                <w:rFonts w:cstheme="majorHAnsi"/>
              </w:rPr>
            </w:pPr>
          </w:p>
        </w:tc>
        <w:tc>
          <w:tcPr>
            <w:tcW w:w="706" w:type="pct"/>
          </w:tcPr>
          <w:p w14:paraId="2B51D52B" w14:textId="77777777" w:rsidR="00397C38" w:rsidRPr="00EC4862" w:rsidRDefault="00397C38" w:rsidP="00580BDB">
            <w:pPr>
              <w:rPr>
                <w:rFonts w:cstheme="majorHAnsi"/>
              </w:rPr>
            </w:pPr>
            <w:r w:rsidRPr="00EC4862">
              <w:rPr>
                <w:rFonts w:cstheme="majorHAnsi" w:hint="eastAsia"/>
              </w:rPr>
              <w:t>対象</w:t>
            </w:r>
          </w:p>
        </w:tc>
      </w:tr>
      <w:tr w:rsidR="00397C38" w:rsidRPr="00EC4862" w14:paraId="439AC7AB" w14:textId="77777777" w:rsidTr="00AE0D01">
        <w:trPr>
          <w:cantSplit/>
          <w:trHeight w:val="1129"/>
          <w:jc w:val="center"/>
        </w:trPr>
        <w:tc>
          <w:tcPr>
            <w:tcW w:w="171" w:type="pct"/>
          </w:tcPr>
          <w:p w14:paraId="24A1D51D" w14:textId="77777777" w:rsidR="00397C38" w:rsidRPr="00EC4862" w:rsidRDefault="00397C38" w:rsidP="00397C38">
            <w:pPr>
              <w:pStyle w:val="a9"/>
              <w:numPr>
                <w:ilvl w:val="0"/>
                <w:numId w:val="22"/>
              </w:numPr>
              <w:ind w:leftChars="0"/>
              <w:rPr>
                <w:rFonts w:cstheme="majorHAnsi"/>
              </w:rPr>
            </w:pPr>
          </w:p>
        </w:tc>
        <w:tc>
          <w:tcPr>
            <w:tcW w:w="482" w:type="pct"/>
          </w:tcPr>
          <w:p w14:paraId="6F797C4B" w14:textId="77777777" w:rsidR="00397C38" w:rsidRPr="00EC4862" w:rsidRDefault="00397C38" w:rsidP="00580BDB">
            <w:pPr>
              <w:rPr>
                <w:rFonts w:cstheme="majorHAnsi"/>
              </w:rPr>
            </w:pPr>
            <w:r w:rsidRPr="00EC4862">
              <w:rPr>
                <w:rFonts w:cstheme="majorHAnsi" w:hint="eastAsia"/>
              </w:rPr>
              <w:t>1</w:t>
            </w:r>
          </w:p>
        </w:tc>
        <w:tc>
          <w:tcPr>
            <w:tcW w:w="582" w:type="pct"/>
          </w:tcPr>
          <w:p w14:paraId="22A24362" w14:textId="77777777" w:rsidR="00397C38" w:rsidRPr="00EC4862" w:rsidRDefault="00397C38" w:rsidP="00580BDB">
            <w:pPr>
              <w:rPr>
                <w:rFonts w:cstheme="majorHAnsi"/>
              </w:rPr>
            </w:pPr>
            <w:r w:rsidRPr="00EC4862">
              <w:rPr>
                <w:rFonts w:cstheme="majorHAnsi" w:hint="eastAsia"/>
              </w:rPr>
              <w:t>1</w:t>
            </w:r>
          </w:p>
        </w:tc>
        <w:tc>
          <w:tcPr>
            <w:tcW w:w="583" w:type="pct"/>
          </w:tcPr>
          <w:p w14:paraId="45FFBD13" w14:textId="77777777" w:rsidR="00397C38" w:rsidRPr="00EC4862" w:rsidRDefault="00397C38" w:rsidP="00580BDB">
            <w:pPr>
              <w:rPr>
                <w:rFonts w:cstheme="majorHAnsi"/>
              </w:rPr>
            </w:pPr>
            <w:r w:rsidRPr="00EC4862">
              <w:rPr>
                <w:rFonts w:cstheme="majorHAnsi" w:hint="eastAsia"/>
              </w:rPr>
              <w:t>複数</w:t>
            </w:r>
          </w:p>
        </w:tc>
        <w:tc>
          <w:tcPr>
            <w:tcW w:w="2476" w:type="pct"/>
          </w:tcPr>
          <w:p w14:paraId="7F055DC3" w14:textId="77777777" w:rsidR="00397C38" w:rsidRDefault="00397C38" w:rsidP="00580BDB">
            <w:pPr>
              <w:rPr>
                <w:rFonts w:cstheme="majorHAnsi"/>
              </w:rPr>
            </w:pPr>
            <w:r>
              <w:rPr>
                <w:rFonts w:cstheme="majorHAnsi" w:hint="eastAsia"/>
                <w:noProof/>
              </w:rPr>
              <mc:AlternateContent>
                <mc:Choice Requires="wpg">
                  <w:drawing>
                    <wp:anchor distT="0" distB="0" distL="114300" distR="114300" simplePos="0" relativeHeight="251626496" behindDoc="0" locked="0" layoutInCell="1" allowOverlap="1" wp14:anchorId="2784F762" wp14:editId="00F3C437">
                      <wp:simplePos x="0" y="0"/>
                      <wp:positionH relativeFrom="column">
                        <wp:posOffset>5065</wp:posOffset>
                      </wp:positionH>
                      <wp:positionV relativeFrom="paragraph">
                        <wp:posOffset>67561</wp:posOffset>
                      </wp:positionV>
                      <wp:extent cx="2961198" cy="532129"/>
                      <wp:effectExtent l="0" t="0" r="10795" b="20955"/>
                      <wp:wrapNone/>
                      <wp:docPr id="189" name="グループ化 189"/>
                      <wp:cNvGraphicFramePr/>
                      <a:graphic xmlns:a="http://schemas.openxmlformats.org/drawingml/2006/main">
                        <a:graphicData uri="http://schemas.microsoft.com/office/word/2010/wordprocessingGroup">
                          <wpg:wgp>
                            <wpg:cNvGrpSpPr/>
                            <wpg:grpSpPr>
                              <a:xfrm>
                                <a:off x="0" y="0"/>
                                <a:ext cx="2961198" cy="532129"/>
                                <a:chOff x="0" y="0"/>
                                <a:chExt cx="2961198" cy="532129"/>
                              </a:xfrm>
                            </wpg:grpSpPr>
                            <wps:wsp>
                              <wps:cNvPr id="191" name="正方形/長方形 191"/>
                              <wps:cNvSpPr/>
                              <wps:spPr>
                                <a:xfrm>
                                  <a:off x="2166937" y="0"/>
                                  <a:ext cx="793750"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56" name="直線コネクタ 256"/>
                              <wps:cNvCnPr>
                                <a:cxnSpLocks/>
                              </wps:cNvCnPr>
                              <wps:spPr>
                                <a:xfrm flipH="1">
                                  <a:off x="495300" y="261938"/>
                                  <a:ext cx="16185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正方形/長方形 257"/>
                              <wps:cNvSpPr/>
                              <wps:spPr>
                                <a:xfrm>
                                  <a:off x="555614" y="156976"/>
                                  <a:ext cx="1461135" cy="219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91BDE" w14:textId="6FBED30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p>
                                </w:txbxContent>
                              </wps:txbx>
                              <wps:bodyPr wrap="none" rtlCol="0" anchor="t"/>
                            </wps:wsp>
                            <wps:wsp>
                              <wps:cNvPr id="258" name="直線コネクタ 258"/>
                              <wps:cNvCnPr>
                                <a:cxnSpLocks/>
                              </wps:cNvCnPr>
                              <wps:spPr>
                                <a:xfrm flipH="1">
                                  <a:off x="1985962" y="100013"/>
                                  <a:ext cx="180658" cy="1612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正方形/長方形 259"/>
                              <wps:cNvSpPr/>
                              <wps:spPr>
                                <a:xfrm>
                                  <a:off x="142875" y="147638"/>
                                  <a:ext cx="353695" cy="2247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wps:txbx>
                              <wps:bodyPr wrap="none" lIns="36000" tIns="36000" rIns="0" bIns="0" rtlCol="0" anchor="t"/>
                            </wps:wsp>
                            <wps:wsp>
                              <wps:cNvPr id="260" name="スマイル 260"/>
                              <wps:cNvSpPr/>
                              <wps:spPr>
                                <a:xfrm>
                                  <a:off x="0" y="104775"/>
                                  <a:ext cx="169545" cy="168275"/>
                                </a:xfrm>
                                <a:prstGeom prst="smileyFace">
                                  <a:avLst/>
                                </a:prstGeom>
                              </wps:spPr>
                              <wps:style>
                                <a:lnRef idx="2">
                                  <a:schemeClr val="dk1"/>
                                </a:lnRef>
                                <a:fillRef idx="1">
                                  <a:schemeClr val="lt1"/>
                                </a:fillRef>
                                <a:effectRef idx="0">
                                  <a:schemeClr val="dk1"/>
                                </a:effectRef>
                                <a:fontRef idx="minor">
                                  <a:schemeClr val="dk1"/>
                                </a:fontRef>
                              </wps:style>
                              <wps:bodyPr rtlCol="0" anchor="ctr"/>
                            </wps:wsp>
                            <wps:wsp>
                              <wps:cNvPr id="261" name="正方形/長方形 261"/>
                              <wps:cNvSpPr/>
                              <wps:spPr>
                                <a:xfrm>
                                  <a:off x="2166937" y="314325"/>
                                  <a:ext cx="794261" cy="21780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wps:txbx>
                              <wps:bodyPr wrap="none" rtlCol="0" anchor="t"/>
                            </wps:wsp>
                            <wps:wsp>
                              <wps:cNvPr id="262" name="直線コネクタ 262"/>
                              <wps:cNvCnPr>
                                <a:cxnSpLocks/>
                                <a:endCxn id="257" idx="3"/>
                              </wps:cNvCnPr>
                              <wps:spPr>
                                <a:xfrm flipH="1" flipV="1">
                                  <a:off x="2016618" y="266513"/>
                                  <a:ext cx="144854" cy="159509"/>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84F762" id="グループ化 189" o:spid="_x0000_s1055" style="position:absolute;left:0;text-align:left;margin-left:.4pt;margin-top:5.3pt;width:233.15pt;height:41.9pt;z-index:251626496" coordsize="29611,5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">
                      <v:rect id="正方形/長方形 191" o:spid="_x0000_s1056" style="position:absolute;left:21669;width:7937;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" fillcolor="#9cc2e5 [1940]" strokecolor="#1f4d78 [1604]" strokeweight="1pt">
                        <v:textbox>
                          <w:txbxContent>
                            <w:p w14:paraId="7EBEA1D0"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56" o:spid="_x0000_s1057" style="position:absolute;flip:x;visibility:visible;mso-wrap-style:square" from="4953,2619" to="6571,2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" strokecolor="#5b9bd5 [3204]" strokeweight=".5pt">
                        <v:stroke joinstyle="miter"/>
                        <o:lock v:ext="edit" shapetype="f"/>
                      </v:line>
                      <v:rect id="正方形/長方形 257" o:spid="_x0000_s1058" style="position:absolute;left:5556;top:1569;width:14611;height:21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" fillcolor="white [3212]" strokecolor="#1f4d78 [1604]" strokeweight="1pt">
                        <v:textbox>
                          <w:txbxContent>
                            <w:p w14:paraId="65191BDE" w14:textId="6FBED308"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利用者システム(</w:t>
                              </w:r>
                              <w:r w:rsidR="000E2B4B">
                                <w:rPr>
                                  <w:rFonts w:ascii="Meiryo UI" w:eastAsia="Meiryo UI" w:hAnsi="Meiryo UI" w:hint="eastAsia"/>
                                  <w:color w:val="000000" w:themeColor="text1"/>
                                  <w:kern w:val="24"/>
                                  <w:sz w:val="16"/>
                                  <w:szCs w:val="16"/>
                                </w:rPr>
                                <w:t>データ取得</w:t>
                              </w:r>
                              <w:r w:rsidR="000E2B4B" w:rsidRPr="009A157F">
                                <w:rPr>
                                  <w:rFonts w:ascii="Meiryo UI" w:eastAsia="Meiryo UI" w:hAnsi="Meiryo UI" w:hint="eastAsia"/>
                                  <w:color w:val="000000" w:themeColor="text1"/>
                                  <w:kern w:val="24"/>
                                  <w:sz w:val="16"/>
                                  <w:szCs w:val="16"/>
                                </w:rPr>
                                <w:t>A</w:t>
                              </w:r>
                              <w:r w:rsidR="000E2B4B">
                                <w:rPr>
                                  <w:rFonts w:ascii="Meiryo UI" w:eastAsia="Meiryo UI" w:hAnsi="Meiryo UI"/>
                                  <w:color w:val="000000" w:themeColor="text1"/>
                                  <w:kern w:val="24"/>
                                  <w:sz w:val="16"/>
                                  <w:szCs w:val="16"/>
                                </w:rPr>
                                <w:t>P</w:t>
                              </w:r>
                            </w:p>
                          </w:txbxContent>
                        </v:textbox>
                      </v:rect>
                      <v:line id="直線コネクタ 258" o:spid="_x0000_s1059" style="position:absolute;flip:x;visibility:visible;mso-wrap-style:square" from="19859,1000" to="21666,2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o:lock v:ext="edit" shapetype="f"/>
                      </v:line>
                      <v:rect id="正方形/長方形 259" o:spid="_x0000_s1060" style="position:absolute;left:1428;top:1476;width:3537;height:22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" fillcolor="white [3212]" strokecolor="#1f4d78 [1604]" strokeweight="1pt">
                        <v:textbox inset="1mm,1mm,0,0">
                          <w:txbxContent>
                            <w:p w14:paraId="62FC5A71"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w:t>
                              </w:r>
                            </w:p>
                          </w:txbxContent>
                        </v:textbox>
                      </v:rect>
                      <v:shape id="スマイル 260" o:spid="_x0000_s1061" type="#_x0000_t96" style="position:absolute;top:1047;width:1695;height:1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" fillcolor="white [3201]" strokecolor="black [3200]" strokeweight="1pt">
                        <v:stroke joinstyle="miter"/>
                      </v:shape>
                      <v:rect id="正方形/長方形 261" o:spid="_x0000_s1062" style="position:absolute;left:21669;top:3143;width:7942;height:21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" fillcolor="#9cc2e5 [1940]" strokecolor="#1f4d78 [1604]" strokeweight="1pt">
                        <v:textbox>
                          <w:txbxContent>
                            <w:p w14:paraId="0F1CB94B" w14:textId="77777777" w:rsidR="00397C38" w:rsidRPr="008250DF" w:rsidRDefault="00397C38" w:rsidP="00397C38">
                              <w:pPr>
                                <w:spacing w:line="160" w:lineRule="exact"/>
                                <w:jc w:val="center"/>
                                <w:rPr>
                                  <w:rFonts w:ascii="Meiryo UI" w:eastAsia="Meiryo UI" w:hAnsi="Meiryo UI"/>
                                  <w:color w:val="000000" w:themeColor="text1"/>
                                  <w:kern w:val="24"/>
                                  <w:sz w:val="16"/>
                                  <w:szCs w:val="16"/>
                                </w:rPr>
                              </w:pPr>
                              <w:r w:rsidRPr="008250DF">
                                <w:rPr>
                                  <w:rFonts w:ascii="Meiryo UI" w:eastAsia="Meiryo UI" w:hAnsi="Meiryo UI" w:hint="eastAsia"/>
                                  <w:color w:val="000000" w:themeColor="text1"/>
                                  <w:kern w:val="24"/>
                                  <w:sz w:val="16"/>
                                  <w:szCs w:val="16"/>
                                </w:rPr>
                                <w:t>利用者コネクタ</w:t>
                              </w:r>
                            </w:p>
                          </w:txbxContent>
                        </v:textbox>
                      </v:rect>
                      <v:line id="直線コネクタ 262" o:spid="_x0000_s1063" style="position:absolute;flip:x y;visibility:visible;mso-wrap-style:square" from="20166,2665" to="21614,4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" strokecolor="#5b9bd5 [3204]" strokeweight=".5pt">
                        <v:stroke joinstyle="miter"/>
                        <o:lock v:ext="edit" shapetype="f"/>
                      </v:line>
                    </v:group>
                  </w:pict>
                </mc:Fallback>
              </mc:AlternateContent>
            </w:r>
          </w:p>
          <w:p w14:paraId="0BEAF635" w14:textId="77777777" w:rsidR="00397C38" w:rsidRPr="00EC4862" w:rsidRDefault="00397C38" w:rsidP="00580BDB">
            <w:pPr>
              <w:rPr>
                <w:rFonts w:cstheme="majorHAnsi"/>
              </w:rPr>
            </w:pPr>
          </w:p>
          <w:p w14:paraId="4FF4062D" w14:textId="77777777" w:rsidR="00397C38" w:rsidRPr="00EC4862" w:rsidRDefault="00397C38" w:rsidP="00580BDB">
            <w:pPr>
              <w:rPr>
                <w:rFonts w:cstheme="majorHAnsi"/>
              </w:rPr>
            </w:pPr>
          </w:p>
        </w:tc>
        <w:tc>
          <w:tcPr>
            <w:tcW w:w="706" w:type="pct"/>
          </w:tcPr>
          <w:p w14:paraId="5F9DCBA8" w14:textId="77777777" w:rsidR="00397C38" w:rsidRPr="00EC4862" w:rsidRDefault="00397C38" w:rsidP="00580BDB">
            <w:pPr>
              <w:rPr>
                <w:rFonts w:cstheme="majorHAnsi"/>
              </w:rPr>
            </w:pPr>
            <w:r w:rsidRPr="00EC4862">
              <w:rPr>
                <w:rFonts w:cstheme="majorHAnsi" w:hint="eastAsia"/>
              </w:rPr>
              <w:t>対象</w:t>
            </w:r>
          </w:p>
        </w:tc>
      </w:tr>
    </w:tbl>
    <w:p w14:paraId="23EACA95" w14:textId="77777777" w:rsidR="00397C38" w:rsidRPr="00FC2C29" w:rsidRDefault="00397C38" w:rsidP="00397C38">
      <w:pPr>
        <w:widowControl/>
        <w:jc w:val="left"/>
        <w:rPr>
          <w:rFonts w:cstheme="majorBidi"/>
        </w:rPr>
        <w:sectPr w:rsidR="00397C38" w:rsidRPr="00FC2C29" w:rsidSect="00945A9B">
          <w:headerReference w:type="default" r:id="rId26"/>
          <w:footerReference w:type="default" r:id="rId27"/>
          <w:pgSz w:w="11906" w:h="16838"/>
          <w:pgMar w:top="1440" w:right="1080" w:bottom="1440" w:left="1080" w:header="851" w:footer="992" w:gutter="0"/>
          <w:pgNumType w:start="1"/>
          <w:cols w:space="425"/>
          <w:docGrid w:type="lines" w:linePitch="360"/>
        </w:sectPr>
      </w:pPr>
    </w:p>
    <w:p w14:paraId="085BDC35" w14:textId="1F80A30A" w:rsidR="003735AB" w:rsidRDefault="00397C38" w:rsidP="00C72D46">
      <w:pPr>
        <w:pStyle w:val="3"/>
      </w:pPr>
      <w:bookmarkStart w:id="22" w:name="_Toc115972275"/>
      <w:r>
        <w:rPr>
          <w:rFonts w:hint="eastAsia"/>
        </w:rPr>
        <w:lastRenderedPageBreak/>
        <w:t>データ提供者</w:t>
      </w:r>
      <w:r w:rsidR="00197C51">
        <w:rPr>
          <w:rFonts w:hint="eastAsia"/>
        </w:rPr>
        <w:t>環境</w:t>
      </w:r>
      <w:bookmarkEnd w:id="22"/>
    </w:p>
    <w:p w14:paraId="56B10707" w14:textId="4CBFF6F0" w:rsidR="003735AB" w:rsidRDefault="003735AB" w:rsidP="00300FAF">
      <w:pPr>
        <w:ind w:firstLineChars="67" w:firstLine="141"/>
      </w:pPr>
      <w:r w:rsidRPr="003735AB">
        <w:rPr>
          <w:rFonts w:cstheme="majorHAnsi" w:hint="eastAsia"/>
        </w:rPr>
        <w:t>分野間データ連携基盤</w:t>
      </w:r>
      <w:r w:rsidRPr="00EC4862">
        <w:rPr>
          <w:rFonts w:hint="eastAsia"/>
        </w:rPr>
        <w:t>が対応するデータ提供者におけるコネクタの利用形態を</w:t>
      </w:r>
      <w:r w:rsidR="006B30B8">
        <w:fldChar w:fldCharType="begin"/>
      </w:r>
      <w:r w:rsidR="006B30B8">
        <w:instrText xml:space="preserve"> </w:instrText>
      </w:r>
      <w:r w:rsidR="006B30B8">
        <w:rPr>
          <w:rFonts w:hint="eastAsia"/>
        </w:rPr>
        <w:instrText>REF _Ref112091404 \h</w:instrText>
      </w:r>
      <w:r w:rsidR="006B30B8">
        <w:instrText xml:space="preserve"> </w:instrText>
      </w:r>
      <w:r w:rsidR="006B30B8">
        <w:fldChar w:fldCharType="separate"/>
      </w:r>
      <w:r w:rsidR="006B30B8">
        <w:rPr>
          <w:rFonts w:hint="eastAsia"/>
        </w:rPr>
        <w:t>表</w:t>
      </w:r>
      <w:r w:rsidR="006B30B8">
        <w:rPr>
          <w:rFonts w:hint="eastAsia"/>
        </w:rPr>
        <w:t xml:space="preserve"> </w:t>
      </w:r>
      <w:r w:rsidR="006B30B8">
        <w:rPr>
          <w:noProof/>
        </w:rPr>
        <w:t>1.4</w:t>
      </w:r>
      <w:r w:rsidR="006B30B8">
        <w:noBreakHyphen/>
      </w:r>
      <w:r w:rsidR="006B30B8">
        <w:rPr>
          <w:noProof/>
        </w:rPr>
        <w:t>2</w:t>
      </w:r>
      <w:r w:rsidR="006B30B8">
        <w:fldChar w:fldCharType="end"/>
      </w:r>
      <w:r w:rsidRPr="00EC4862">
        <w:rPr>
          <w:rFonts w:hint="eastAsia"/>
        </w:rPr>
        <w:t>に示す。</w:t>
      </w:r>
    </w:p>
    <w:p w14:paraId="5D9BFDC1" w14:textId="52D8E6CD" w:rsidR="000E2B4B" w:rsidRDefault="00300FAF" w:rsidP="00E41464">
      <w:pPr>
        <w:ind w:firstLineChars="67" w:firstLine="141"/>
      </w:pPr>
      <w:r>
        <w:rPr>
          <w:rFonts w:hint="eastAsia"/>
        </w:rPr>
        <w:t>CADDE</w:t>
      </w:r>
      <w:r>
        <w:rPr>
          <w:rFonts w:hint="eastAsia"/>
        </w:rPr>
        <w:t>の提供者コネクタの実装上の制限</w:t>
      </w:r>
      <w:r w:rsidR="009C6401">
        <w:rPr>
          <w:rFonts w:hint="eastAsia"/>
        </w:rPr>
        <w:t>があり</w:t>
      </w:r>
      <w:r>
        <w:rPr>
          <w:rFonts w:hint="eastAsia"/>
        </w:rPr>
        <w:t>、</w:t>
      </w:r>
      <w:r w:rsidR="000E2B4B">
        <w:rPr>
          <w:rFonts w:hint="eastAsia"/>
        </w:rPr>
        <w:t>データ提供者は１人につき１つの提供者コネクタと複数のデータ管理を持つ</w:t>
      </w:r>
      <w:r w:rsidR="009C6401">
        <w:rPr>
          <w:rFonts w:hint="eastAsia"/>
        </w:rPr>
        <w:t>、＃１、＃２の利用形態のみ対応する</w:t>
      </w:r>
      <w:r w:rsidR="000E2B4B">
        <w:rPr>
          <w:rFonts w:hint="eastAsia"/>
        </w:rPr>
        <w:t>。</w:t>
      </w:r>
      <w:r>
        <w:rPr>
          <w:rFonts w:hint="eastAsia"/>
        </w:rPr>
        <w:t>それ以外は、対象外。</w:t>
      </w:r>
    </w:p>
    <w:p w14:paraId="1215FECF" w14:textId="525856D8" w:rsidR="00AB153E" w:rsidRPr="00300FAF" w:rsidRDefault="00AB153E" w:rsidP="00E41464">
      <w:pPr>
        <w:ind w:firstLineChars="67" w:firstLine="141"/>
      </w:pPr>
      <w:r>
        <w:rPr>
          <w:rFonts w:hint="eastAsia"/>
        </w:rPr>
        <w:t>オープンデータの場合＃１</w:t>
      </w:r>
      <w:r w:rsidR="00427263">
        <w:rPr>
          <w:rFonts w:hint="eastAsia"/>
        </w:rPr>
        <w:t>、限定提供データは＃２の利用形態をとる。</w:t>
      </w:r>
      <w:r>
        <w:rPr>
          <w:rFonts w:hint="eastAsia"/>
        </w:rPr>
        <w:t>データ管理は、</w:t>
      </w:r>
      <w:r>
        <w:rPr>
          <w:rFonts w:hint="eastAsia"/>
        </w:rPr>
        <w:t>FTP</w:t>
      </w:r>
      <w:r>
        <w:rPr>
          <w:rFonts w:hint="eastAsia"/>
        </w:rPr>
        <w:t>、</w:t>
      </w:r>
      <w:r>
        <w:rPr>
          <w:rFonts w:hint="eastAsia"/>
        </w:rPr>
        <w:t>NTT</w:t>
      </w:r>
      <w:r>
        <w:t>P</w:t>
      </w:r>
      <w:r>
        <w:rPr>
          <w:rFonts w:hint="eastAsia"/>
        </w:rPr>
        <w:t>、</w:t>
      </w:r>
      <w:r>
        <w:rPr>
          <w:rFonts w:hint="eastAsia"/>
        </w:rPr>
        <w:t>NGIS</w:t>
      </w:r>
      <w:r>
        <w:rPr>
          <w:rFonts w:hint="eastAsia"/>
        </w:rPr>
        <w:t>の３種類をそれぞれ、</w:t>
      </w:r>
      <w:r w:rsidR="00427263">
        <w:rPr>
          <w:rFonts w:hint="eastAsia"/>
        </w:rPr>
        <w:t>複数個</w:t>
      </w:r>
      <w:r>
        <w:rPr>
          <w:rFonts w:hint="eastAsia"/>
        </w:rPr>
        <w:t>接続できる</w:t>
      </w:r>
      <w:r w:rsidR="00427263">
        <w:rPr>
          <w:rFonts w:hint="eastAsia"/>
        </w:rPr>
        <w:t>。</w:t>
      </w:r>
      <w:r>
        <w:rPr>
          <w:rFonts w:hint="eastAsia"/>
        </w:rPr>
        <w:t>どのプロトコル対応のデータ管理を準備するか事前に決定しておくこと。</w:t>
      </w:r>
      <w:r w:rsidR="00427263">
        <w:rPr>
          <w:rFonts w:hint="eastAsia"/>
        </w:rPr>
        <w:t>また同プロトコルで複数個のデータ管理を作る場合、ドメインを分ける必要がある。</w:t>
      </w:r>
    </w:p>
    <w:p w14:paraId="3D0EA439" w14:textId="00FC9876" w:rsidR="003735AB" w:rsidRDefault="003735AB" w:rsidP="003735AB"/>
    <w:p w14:paraId="7571959F" w14:textId="5716E919" w:rsidR="005D0D02" w:rsidRDefault="00796F16" w:rsidP="00796F16">
      <w:pPr>
        <w:pStyle w:val="ab"/>
        <w:jc w:val="center"/>
      </w:pPr>
      <w:bookmarkStart w:id="23" w:name="_Ref112091404"/>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1.4</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2</w:t>
      </w:r>
      <w:r w:rsidR="00B53704">
        <w:fldChar w:fldCharType="end"/>
      </w:r>
      <w:bookmarkEnd w:id="23"/>
      <w:r w:rsidR="00300FAF">
        <w:rPr>
          <w:rFonts w:hint="eastAsia"/>
        </w:rPr>
        <w:t xml:space="preserve">　</w:t>
      </w:r>
      <w:r w:rsidR="00300FAF" w:rsidRPr="00EC4862">
        <w:rPr>
          <w:rFonts w:hint="eastAsia"/>
        </w:rPr>
        <w:t>データ提供者におけるコネクタの利用形態</w:t>
      </w:r>
    </w:p>
    <w:tbl>
      <w:tblPr>
        <w:tblW w:w="493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
        <w:gridCol w:w="889"/>
        <w:gridCol w:w="1058"/>
        <w:gridCol w:w="1709"/>
        <w:gridCol w:w="4604"/>
        <w:gridCol w:w="958"/>
      </w:tblGrid>
      <w:tr w:rsidR="0024065B" w:rsidRPr="00EC4862" w14:paraId="1BFAB31E" w14:textId="77777777" w:rsidTr="00AE0D01">
        <w:trPr>
          <w:cantSplit/>
          <w:tblHeader/>
          <w:jc w:val="center"/>
        </w:trPr>
        <w:tc>
          <w:tcPr>
            <w:tcW w:w="199" w:type="pct"/>
            <w:shd w:val="clear" w:color="auto" w:fill="D9D9D9" w:themeFill="background1" w:themeFillShade="D9"/>
          </w:tcPr>
          <w:p w14:paraId="32664F60" w14:textId="77777777" w:rsidR="0024065B" w:rsidRPr="00EC4862" w:rsidRDefault="0024065B" w:rsidP="0024065B">
            <w:pPr>
              <w:rPr>
                <w:rFonts w:cstheme="majorHAnsi"/>
              </w:rPr>
            </w:pPr>
            <w:r w:rsidRPr="00EC4862">
              <w:rPr>
                <w:rFonts w:cstheme="majorHAnsi"/>
              </w:rPr>
              <w:t>#</w:t>
            </w:r>
          </w:p>
        </w:tc>
        <w:tc>
          <w:tcPr>
            <w:tcW w:w="463" w:type="pct"/>
            <w:shd w:val="clear" w:color="auto" w:fill="D9D9D9" w:themeFill="background1" w:themeFillShade="D9"/>
          </w:tcPr>
          <w:p w14:paraId="6A7A9213" w14:textId="77777777" w:rsidR="0024065B" w:rsidRDefault="0024065B" w:rsidP="0024065B">
            <w:pPr>
              <w:rPr>
                <w:rFonts w:cstheme="majorHAnsi"/>
              </w:rPr>
            </w:pPr>
            <w:r>
              <w:rPr>
                <w:rFonts w:cstheme="majorHAnsi" w:hint="eastAsia"/>
              </w:rPr>
              <w:t>データ</w:t>
            </w:r>
          </w:p>
          <w:p w14:paraId="0A55C940" w14:textId="7B42C009" w:rsidR="0024065B" w:rsidRPr="00EC4862" w:rsidRDefault="0024065B" w:rsidP="0024065B">
            <w:pPr>
              <w:rPr>
                <w:rFonts w:cstheme="majorHAnsi"/>
              </w:rPr>
            </w:pPr>
            <w:r>
              <w:rPr>
                <w:rFonts w:cstheme="majorHAnsi" w:hint="eastAsia"/>
              </w:rPr>
              <w:t>提供者</w:t>
            </w:r>
          </w:p>
        </w:tc>
        <w:tc>
          <w:tcPr>
            <w:tcW w:w="551" w:type="pct"/>
            <w:shd w:val="clear" w:color="auto" w:fill="D9D9D9" w:themeFill="background1" w:themeFillShade="D9"/>
          </w:tcPr>
          <w:p w14:paraId="2CCC3CE7" w14:textId="79EB069C" w:rsidR="0024065B" w:rsidRPr="00EC4862" w:rsidRDefault="0024065B" w:rsidP="0024065B">
            <w:pPr>
              <w:rPr>
                <w:rFonts w:cstheme="majorHAnsi"/>
              </w:rPr>
            </w:pPr>
            <w:r w:rsidRPr="00EC4862">
              <w:rPr>
                <w:rFonts w:cstheme="majorHAnsi" w:hint="eastAsia"/>
              </w:rPr>
              <w:t>提供者</w:t>
            </w:r>
          </w:p>
          <w:p w14:paraId="3249475B" w14:textId="77777777" w:rsidR="0024065B" w:rsidRPr="00EC4862" w:rsidRDefault="0024065B" w:rsidP="0024065B">
            <w:pPr>
              <w:rPr>
                <w:rFonts w:cstheme="majorHAnsi"/>
              </w:rPr>
            </w:pPr>
            <w:r w:rsidRPr="00EC4862">
              <w:rPr>
                <w:rFonts w:cstheme="majorHAnsi" w:hint="eastAsia"/>
              </w:rPr>
              <w:t>コネクタ</w:t>
            </w:r>
          </w:p>
        </w:tc>
        <w:tc>
          <w:tcPr>
            <w:tcW w:w="890" w:type="pct"/>
            <w:shd w:val="clear" w:color="auto" w:fill="D9D9D9" w:themeFill="background1" w:themeFillShade="D9"/>
          </w:tcPr>
          <w:p w14:paraId="404334F1" w14:textId="77777777" w:rsidR="0024065B" w:rsidRPr="00EC4862" w:rsidRDefault="0024065B" w:rsidP="0024065B">
            <w:pPr>
              <w:rPr>
                <w:rFonts w:cstheme="majorHAnsi"/>
              </w:rPr>
            </w:pPr>
            <w:r w:rsidRPr="00EC4862">
              <w:rPr>
                <w:rFonts w:cstheme="majorHAnsi" w:hint="eastAsia"/>
              </w:rPr>
              <w:t>提供者側</w:t>
            </w:r>
          </w:p>
          <w:p w14:paraId="6D52D4F2" w14:textId="77777777" w:rsidR="0024065B" w:rsidRPr="00EC4862" w:rsidRDefault="0024065B" w:rsidP="0024065B">
            <w:pPr>
              <w:rPr>
                <w:rFonts w:cstheme="majorHAnsi"/>
              </w:rPr>
            </w:pPr>
            <w:r w:rsidRPr="00EC4862">
              <w:rPr>
                <w:rFonts w:cstheme="majorHAnsi" w:hint="eastAsia"/>
              </w:rPr>
              <w:t>データ管理</w:t>
            </w:r>
          </w:p>
        </w:tc>
        <w:tc>
          <w:tcPr>
            <w:tcW w:w="2398" w:type="pct"/>
            <w:shd w:val="clear" w:color="auto" w:fill="D9D9D9" w:themeFill="background1" w:themeFillShade="D9"/>
          </w:tcPr>
          <w:p w14:paraId="1DC02820" w14:textId="54CE407A" w:rsidR="0024065B" w:rsidRPr="00EC4862" w:rsidRDefault="0024065B" w:rsidP="0024065B">
            <w:pPr>
              <w:rPr>
                <w:rFonts w:cstheme="majorHAnsi"/>
              </w:rPr>
            </w:pPr>
            <w:r w:rsidRPr="00EC4862">
              <w:rPr>
                <w:rFonts w:cstheme="majorHAnsi" w:hint="eastAsia"/>
              </w:rPr>
              <w:t>コネクタ利用形態</w:t>
            </w:r>
          </w:p>
        </w:tc>
        <w:tc>
          <w:tcPr>
            <w:tcW w:w="499" w:type="pct"/>
            <w:shd w:val="clear" w:color="auto" w:fill="D9D9D9" w:themeFill="background1" w:themeFillShade="D9"/>
          </w:tcPr>
          <w:p w14:paraId="6FD00FCA" w14:textId="77777777" w:rsidR="0024065B" w:rsidRPr="00EC4862" w:rsidRDefault="0024065B" w:rsidP="0024065B">
            <w:pPr>
              <w:rPr>
                <w:rFonts w:cstheme="majorHAnsi"/>
              </w:rPr>
            </w:pPr>
            <w:r w:rsidRPr="00EC4862">
              <w:rPr>
                <w:rFonts w:cstheme="majorHAnsi" w:hint="eastAsia"/>
              </w:rPr>
              <w:t>対象</w:t>
            </w:r>
            <w:r w:rsidRPr="00EC4862">
              <w:rPr>
                <w:rFonts w:cstheme="majorHAnsi" w:hint="eastAsia"/>
              </w:rPr>
              <w:t>/</w:t>
            </w:r>
            <w:r w:rsidRPr="00EC4862">
              <w:rPr>
                <w:rFonts w:cstheme="majorHAnsi" w:hint="eastAsia"/>
              </w:rPr>
              <w:t>対象外</w:t>
            </w:r>
          </w:p>
        </w:tc>
      </w:tr>
      <w:tr w:rsidR="0024065B" w:rsidRPr="00EC4862" w14:paraId="1D0BC32E" w14:textId="77777777" w:rsidTr="00AE0D01">
        <w:trPr>
          <w:cantSplit/>
          <w:jc w:val="center"/>
        </w:trPr>
        <w:tc>
          <w:tcPr>
            <w:tcW w:w="199" w:type="pct"/>
          </w:tcPr>
          <w:p w14:paraId="7BB64DC0" w14:textId="77777777" w:rsidR="0024065B" w:rsidRPr="00EC4862" w:rsidRDefault="0024065B" w:rsidP="0024065B">
            <w:pPr>
              <w:pStyle w:val="a9"/>
              <w:numPr>
                <w:ilvl w:val="0"/>
                <w:numId w:val="23"/>
              </w:numPr>
              <w:ind w:leftChars="0"/>
              <w:rPr>
                <w:rFonts w:cstheme="majorHAnsi"/>
              </w:rPr>
            </w:pPr>
          </w:p>
        </w:tc>
        <w:tc>
          <w:tcPr>
            <w:tcW w:w="463" w:type="pct"/>
          </w:tcPr>
          <w:p w14:paraId="2D02CCF7" w14:textId="4ACE1101" w:rsidR="0024065B" w:rsidRPr="00EC4862" w:rsidRDefault="0024065B" w:rsidP="0024065B">
            <w:pPr>
              <w:rPr>
                <w:rFonts w:cstheme="majorHAnsi"/>
              </w:rPr>
            </w:pPr>
            <w:r>
              <w:rPr>
                <w:rFonts w:cstheme="majorHAnsi" w:hint="eastAsia"/>
              </w:rPr>
              <w:t>1</w:t>
            </w:r>
          </w:p>
        </w:tc>
        <w:tc>
          <w:tcPr>
            <w:tcW w:w="551" w:type="pct"/>
          </w:tcPr>
          <w:p w14:paraId="59B3FBA8" w14:textId="14337DC8" w:rsidR="0024065B" w:rsidRPr="00EC4862" w:rsidRDefault="0024065B" w:rsidP="0024065B">
            <w:pPr>
              <w:rPr>
                <w:rFonts w:cstheme="majorHAnsi"/>
              </w:rPr>
            </w:pPr>
            <w:r w:rsidRPr="00EC4862">
              <w:rPr>
                <w:rFonts w:cstheme="majorHAnsi" w:hint="eastAsia"/>
              </w:rPr>
              <w:t>0</w:t>
            </w:r>
          </w:p>
        </w:tc>
        <w:tc>
          <w:tcPr>
            <w:tcW w:w="890" w:type="pct"/>
          </w:tcPr>
          <w:p w14:paraId="68CA515E" w14:textId="2F97E68A" w:rsidR="0024065B" w:rsidRPr="00EC4862" w:rsidRDefault="0024065B" w:rsidP="0024065B">
            <w:pPr>
              <w:rPr>
                <w:rFonts w:cstheme="majorHAnsi"/>
              </w:rPr>
            </w:pPr>
            <w:r w:rsidRPr="00EC4862">
              <w:rPr>
                <w:rFonts w:cstheme="majorHAnsi" w:hint="eastAsia"/>
              </w:rPr>
              <w:t>1</w:t>
            </w:r>
          </w:p>
        </w:tc>
        <w:tc>
          <w:tcPr>
            <w:tcW w:w="2398" w:type="pct"/>
          </w:tcPr>
          <w:p w14:paraId="34A06E39" w14:textId="40FFC8CB" w:rsidR="0024065B" w:rsidRPr="00EC4862" w:rsidRDefault="001B100A" w:rsidP="0024065B">
            <w:pPr>
              <w:rPr>
                <w:rFonts w:cstheme="majorHAnsi"/>
              </w:rPr>
            </w:pPr>
            <w:r>
              <w:rPr>
                <w:rFonts w:cstheme="majorHAnsi" w:hint="eastAsia"/>
                <w:noProof/>
              </w:rPr>
              <mc:AlternateContent>
                <mc:Choice Requires="wps">
                  <w:drawing>
                    <wp:anchor distT="0" distB="0" distL="114300" distR="114300" simplePos="0" relativeHeight="251658240" behindDoc="0" locked="0" layoutInCell="1" allowOverlap="1" wp14:anchorId="1FB92833" wp14:editId="031122CF">
                      <wp:simplePos x="0" y="0"/>
                      <wp:positionH relativeFrom="column">
                        <wp:posOffset>39370</wp:posOffset>
                      </wp:positionH>
                      <wp:positionV relativeFrom="paragraph">
                        <wp:posOffset>25400</wp:posOffset>
                      </wp:positionV>
                      <wp:extent cx="168275" cy="167005"/>
                      <wp:effectExtent l="0" t="0" r="22225" b="23495"/>
                      <wp:wrapNone/>
                      <wp:docPr id="6" name="スマイル 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type w14:anchorId="0FF4798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スマイル 6" o:spid="_x0000_s1026" type="#_x0000_t96" style="position:absolute;left:0;text-align:left;margin-left:3.1pt;margin-top:2pt;width:13.25pt;height:13.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" fillcolor="white [3201]" strokecolor="black [3200]" strokeweight="1pt">
                      <v:stroke joinstyle="miter"/>
                    </v:shape>
                  </w:pict>
                </mc:Fallback>
              </mc:AlternateContent>
            </w:r>
            <w:r>
              <w:rPr>
                <w:rFonts w:cstheme="majorHAnsi" w:hint="eastAsia"/>
                <w:noProof/>
              </w:rPr>
              <mc:AlternateContent>
                <mc:Choice Requires="wps">
                  <w:drawing>
                    <wp:anchor distT="0" distB="0" distL="114300" distR="114300" simplePos="0" relativeHeight="251657216" behindDoc="0" locked="0" layoutInCell="1" allowOverlap="1" wp14:anchorId="7348FCD8" wp14:editId="36EB9CFF">
                      <wp:simplePos x="0" y="0"/>
                      <wp:positionH relativeFrom="column">
                        <wp:posOffset>187960</wp:posOffset>
                      </wp:positionH>
                      <wp:positionV relativeFrom="paragraph">
                        <wp:posOffset>78105</wp:posOffset>
                      </wp:positionV>
                      <wp:extent cx="352425" cy="223520"/>
                      <wp:effectExtent l="0" t="0" r="26670" b="24130"/>
                      <wp:wrapNone/>
                      <wp:docPr id="5" name="正方形/長方形 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7348FCD8" id="正方形/長方形 5" o:spid="_x0000_s1064" style="position:absolute;left:0;text-align:left;margin-left:14.8pt;margin-top:6.15pt;width:27.75pt;height:17.6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Qn5/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" fillcolor="white [3212]" strokecolor="#1f4d78 [1604]" strokeweight="1pt">
                      <v:textbox inset="1mm,1mm,0,0">
                        <w:txbxContent>
                          <w:p w14:paraId="1E97423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59264" behindDoc="0" locked="0" layoutInCell="1" allowOverlap="1" wp14:anchorId="683D7F4D" wp14:editId="560E2345">
                      <wp:simplePos x="0" y="0"/>
                      <wp:positionH relativeFrom="column">
                        <wp:posOffset>535305</wp:posOffset>
                      </wp:positionH>
                      <wp:positionV relativeFrom="paragraph">
                        <wp:posOffset>201295</wp:posOffset>
                      </wp:positionV>
                      <wp:extent cx="1895475" cy="323850"/>
                      <wp:effectExtent l="0" t="0" r="28575" b="19050"/>
                      <wp:wrapNone/>
                      <wp:docPr id="7" name="正方形/長方形 7"/>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BF1AE59" id="正方形/長方形 7" o:spid="_x0000_s1026" style="position:absolute;left:0;text-align:left;margin-left:42.15pt;margin-top:15.85pt;width:149.25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" filled="f" strokecolor="black [3200]" strokeweight="1pt">
                      <v:stroke dashstyle="longDash"/>
                      <v:textbox inset=",0"/>
                    </v:rect>
                  </w:pict>
                </mc:Fallback>
              </mc:AlternateContent>
            </w:r>
          </w:p>
          <w:p w14:paraId="52BC4786" w14:textId="57E95DB8" w:rsidR="0024065B" w:rsidRDefault="0024065B" w:rsidP="00AE0D01">
            <w:pPr>
              <w:tabs>
                <w:tab w:val="left" w:pos="3290"/>
              </w:tabs>
              <w:rPr>
                <w:rFonts w:cstheme="majorHAnsi"/>
              </w:rPr>
            </w:pPr>
            <w:r w:rsidRPr="00EC4862">
              <w:rPr>
                <w:noProof/>
              </w:rPr>
              <mc:AlternateContent>
                <mc:Choice Requires="wps">
                  <w:drawing>
                    <wp:anchor distT="0" distB="0" distL="114300" distR="114300" simplePos="0" relativeHeight="251627520" behindDoc="0" locked="0" layoutInCell="1" allowOverlap="1" wp14:anchorId="2743ED88" wp14:editId="22BB15E9">
                      <wp:simplePos x="0" y="0"/>
                      <wp:positionH relativeFrom="column">
                        <wp:posOffset>1287145</wp:posOffset>
                      </wp:positionH>
                      <wp:positionV relativeFrom="paragraph">
                        <wp:posOffset>25400</wp:posOffset>
                      </wp:positionV>
                      <wp:extent cx="613319" cy="209550"/>
                      <wp:effectExtent l="0" t="0" r="15875" b="19050"/>
                      <wp:wrapNone/>
                      <wp:docPr id="263" name="正方形/長方形 154"/>
                      <wp:cNvGraphicFramePr/>
                      <a:graphic xmlns:a="http://schemas.openxmlformats.org/drawingml/2006/main">
                        <a:graphicData uri="http://schemas.microsoft.com/office/word/2010/wordprocessingShape">
                          <wps:wsp>
                            <wps:cNvSpPr/>
                            <wps:spPr>
                              <a:xfrm>
                                <a:off x="0" y="0"/>
                                <a:ext cx="613319" cy="2095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wps:txbx>
                            <wps:bodyPr wrap="square" lIns="36000" tIns="36000" rIns="0" bIns="0" rtlCol="0" anchor="t">
                              <a:noAutofit/>
                            </wps:bodyPr>
                          </wps:wsp>
                        </a:graphicData>
                      </a:graphic>
                      <wp14:sizeRelH relativeFrom="margin">
                        <wp14:pctWidth>0</wp14:pctWidth>
                      </wp14:sizeRelH>
                      <wp14:sizeRelV relativeFrom="margin">
                        <wp14:pctHeight>0</wp14:pctHeight>
                      </wp14:sizeRelV>
                    </wp:anchor>
                  </w:drawing>
                </mc:Choice>
                <mc:Fallback>
                  <w:pict>
                    <v:rect w14:anchorId="2743ED88" id="正方形/長方形 154" o:spid="_x0000_s1065" style="position:absolute;left:0;text-align:left;margin-left:101.35pt;margin-top:2pt;width:48.3pt;height: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" fillcolor="white [3212]" strokecolor="#1f4d78 [1604]" strokeweight="1pt">
                      <v:textbox inset="1mm,1mm,0,0">
                        <w:txbxContent>
                          <w:p w14:paraId="657F348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txbxContent>
                      </v:textbox>
                    </v:rect>
                  </w:pict>
                </mc:Fallback>
              </mc:AlternateContent>
            </w:r>
            <w:r w:rsidR="001B100A">
              <w:rPr>
                <w:rFonts w:cstheme="majorHAnsi"/>
              </w:rPr>
              <w:tab/>
            </w:r>
          </w:p>
          <w:p w14:paraId="09B149D7" w14:textId="61609EE3" w:rsidR="0024065B" w:rsidRPr="00EC4862" w:rsidRDefault="0024065B" w:rsidP="0024065B">
            <w:pPr>
              <w:rPr>
                <w:rFonts w:cstheme="majorHAnsi"/>
              </w:rPr>
            </w:pPr>
          </w:p>
        </w:tc>
        <w:tc>
          <w:tcPr>
            <w:tcW w:w="499" w:type="pct"/>
          </w:tcPr>
          <w:p w14:paraId="716A7B5E" w14:textId="77777777" w:rsidR="0024065B" w:rsidRPr="00EC4862" w:rsidRDefault="0024065B" w:rsidP="0024065B">
            <w:pPr>
              <w:rPr>
                <w:rFonts w:cstheme="majorHAnsi"/>
              </w:rPr>
            </w:pPr>
            <w:r w:rsidRPr="00EC4862">
              <w:rPr>
                <w:rFonts w:cstheme="majorHAnsi" w:hint="eastAsia"/>
              </w:rPr>
              <w:t>対象</w:t>
            </w:r>
          </w:p>
        </w:tc>
      </w:tr>
      <w:tr w:rsidR="0024065B" w:rsidRPr="00EC4862" w14:paraId="2D43FF69" w14:textId="77777777" w:rsidTr="00AE0D01">
        <w:trPr>
          <w:cantSplit/>
          <w:trHeight w:val="1968"/>
          <w:jc w:val="center"/>
        </w:trPr>
        <w:tc>
          <w:tcPr>
            <w:tcW w:w="199" w:type="pct"/>
          </w:tcPr>
          <w:p w14:paraId="033FA34E" w14:textId="77777777" w:rsidR="0024065B" w:rsidRPr="00EC4862" w:rsidRDefault="0024065B" w:rsidP="0024065B">
            <w:pPr>
              <w:pStyle w:val="a9"/>
              <w:numPr>
                <w:ilvl w:val="0"/>
                <w:numId w:val="23"/>
              </w:numPr>
              <w:ind w:leftChars="0"/>
              <w:rPr>
                <w:rFonts w:cstheme="majorHAnsi"/>
              </w:rPr>
            </w:pPr>
          </w:p>
        </w:tc>
        <w:tc>
          <w:tcPr>
            <w:tcW w:w="463" w:type="pct"/>
          </w:tcPr>
          <w:p w14:paraId="5EE3676F" w14:textId="6BACE3F9" w:rsidR="0024065B" w:rsidRPr="00EC4862" w:rsidRDefault="0024065B" w:rsidP="0024065B">
            <w:pPr>
              <w:rPr>
                <w:rFonts w:cstheme="majorHAnsi"/>
              </w:rPr>
            </w:pPr>
            <w:r>
              <w:rPr>
                <w:rFonts w:cstheme="majorHAnsi" w:hint="eastAsia"/>
              </w:rPr>
              <w:t>1</w:t>
            </w:r>
          </w:p>
        </w:tc>
        <w:tc>
          <w:tcPr>
            <w:tcW w:w="551" w:type="pct"/>
          </w:tcPr>
          <w:p w14:paraId="36ABF360" w14:textId="4081291E" w:rsidR="0024065B" w:rsidRPr="00EC4862" w:rsidRDefault="0024065B" w:rsidP="0024065B">
            <w:pPr>
              <w:rPr>
                <w:rFonts w:cstheme="majorHAnsi"/>
              </w:rPr>
            </w:pPr>
            <w:r w:rsidRPr="00EC4862">
              <w:rPr>
                <w:rFonts w:cstheme="majorHAnsi" w:hint="eastAsia"/>
              </w:rPr>
              <w:t>1</w:t>
            </w:r>
          </w:p>
        </w:tc>
        <w:tc>
          <w:tcPr>
            <w:tcW w:w="890" w:type="pct"/>
          </w:tcPr>
          <w:p w14:paraId="235CC817" w14:textId="1F4448FB" w:rsidR="009323B4" w:rsidRDefault="0024065B" w:rsidP="009323B4">
            <w:pPr>
              <w:rPr>
                <w:rFonts w:cstheme="majorHAnsi"/>
              </w:rPr>
            </w:pPr>
            <w:r>
              <w:rPr>
                <w:rFonts w:cstheme="majorHAnsi" w:hint="eastAsia"/>
              </w:rPr>
              <w:t>複数</w:t>
            </w:r>
          </w:p>
          <w:p w14:paraId="7DA484AF" w14:textId="662C7BA2" w:rsidR="0024065B" w:rsidRPr="00EC4862" w:rsidRDefault="00BC7AE5" w:rsidP="00AE0D01">
            <w:pPr>
              <w:rPr>
                <w:rFonts w:cstheme="majorHAnsi"/>
              </w:rPr>
            </w:pPr>
            <w:r>
              <w:rPr>
                <w:rFonts w:cstheme="majorHAnsi" w:hint="eastAsia"/>
              </w:rPr>
              <w:t>(</w:t>
            </w:r>
            <w:r>
              <w:rPr>
                <w:rFonts w:cstheme="majorHAnsi" w:hint="eastAsia"/>
              </w:rPr>
              <w:t>同プロトコルで複数の</w:t>
            </w:r>
            <w:r w:rsidR="00B61F2D">
              <w:rPr>
                <w:rFonts w:cstheme="majorHAnsi" w:hint="eastAsia"/>
              </w:rPr>
              <w:t>データ管理</w:t>
            </w:r>
            <w:r>
              <w:rPr>
                <w:rFonts w:cstheme="majorHAnsi" w:hint="eastAsia"/>
              </w:rPr>
              <w:t>を作る場合は、ドメインを分ける必要がある</w:t>
            </w:r>
            <w:r>
              <w:rPr>
                <w:rFonts w:cstheme="majorHAnsi" w:hint="eastAsia"/>
              </w:rPr>
              <w:t>)</w:t>
            </w:r>
          </w:p>
        </w:tc>
        <w:tc>
          <w:tcPr>
            <w:tcW w:w="2398" w:type="pct"/>
          </w:tcPr>
          <w:p w14:paraId="2B833379" w14:textId="2711609B" w:rsidR="0024065B" w:rsidRDefault="00190FAE" w:rsidP="0024065B">
            <w:pPr>
              <w:rPr>
                <w:rFonts w:cstheme="majorHAnsi"/>
              </w:rPr>
            </w:pPr>
            <w:r>
              <w:rPr>
                <w:rFonts w:cstheme="majorHAnsi" w:hint="eastAsia"/>
                <w:noProof/>
              </w:rPr>
              <mc:AlternateContent>
                <mc:Choice Requires="wps">
                  <w:drawing>
                    <wp:anchor distT="0" distB="0" distL="114300" distR="114300" simplePos="0" relativeHeight="251662336" behindDoc="0" locked="0" layoutInCell="1" allowOverlap="1" wp14:anchorId="70C48316" wp14:editId="3694928F">
                      <wp:simplePos x="0" y="0"/>
                      <wp:positionH relativeFrom="column">
                        <wp:posOffset>445135</wp:posOffset>
                      </wp:positionH>
                      <wp:positionV relativeFrom="paragraph">
                        <wp:posOffset>219075</wp:posOffset>
                      </wp:positionV>
                      <wp:extent cx="2297430" cy="1228725"/>
                      <wp:effectExtent l="0" t="0" r="26670" b="28575"/>
                      <wp:wrapNone/>
                      <wp:docPr id="13" name="正方形/長方形 13"/>
                      <wp:cNvGraphicFramePr/>
                      <a:graphic xmlns:a="http://schemas.openxmlformats.org/drawingml/2006/main">
                        <a:graphicData uri="http://schemas.microsoft.com/office/word/2010/wordprocessingShape">
                          <wps:wsp>
                            <wps:cNvSpPr/>
                            <wps:spPr>
                              <a:xfrm>
                                <a:off x="0" y="0"/>
                                <a:ext cx="2297430" cy="1228725"/>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AB3F7" id="正方形/長方形 13" o:spid="_x0000_s1026" style="position:absolute;left:0;text-align:left;margin-left:35.05pt;margin-top:17.25pt;width:180.9pt;height:96.75pt;z-index:2521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" filled="f" strokecolor="black [3200]" strokeweight="1pt">
                      <v:stroke dashstyle="longDash"/>
                      <v:textbox inset=",0"/>
                    </v:rect>
                  </w:pict>
                </mc:Fallback>
              </mc:AlternateContent>
            </w:r>
            <w:r w:rsidR="0024065B">
              <w:rPr>
                <w:noProof/>
              </w:rPr>
              <mc:AlternateContent>
                <mc:Choice Requires="wps">
                  <w:drawing>
                    <wp:anchor distT="0" distB="0" distL="114300" distR="114300" simplePos="0" relativeHeight="251634688" behindDoc="0" locked="0" layoutInCell="1" allowOverlap="1" wp14:anchorId="23130CD2" wp14:editId="145D8F1F">
                      <wp:simplePos x="0" y="0"/>
                      <wp:positionH relativeFrom="column">
                        <wp:posOffset>132080</wp:posOffset>
                      </wp:positionH>
                      <wp:positionV relativeFrom="paragraph">
                        <wp:posOffset>125095</wp:posOffset>
                      </wp:positionV>
                      <wp:extent cx="168910" cy="167640"/>
                      <wp:effectExtent l="0" t="0" r="21590" b="22860"/>
                      <wp:wrapNone/>
                      <wp:docPr id="280" name="スマイル 280"/>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6D1B6E41" id="スマイル 280" o:spid="_x0000_s1026" type="#_x0000_t96" style="position:absolute;left:0;text-align:left;margin-left:10.4pt;margin-top:9.85pt;width:13.3pt;height:13.2pt;z-index:25216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" fillcolor="white [3201]" strokecolor="black [3200]" strokeweight="1pt">
                      <v:stroke joinstyle="miter"/>
                    </v:shape>
                  </w:pict>
                </mc:Fallback>
              </mc:AlternateContent>
            </w:r>
          </w:p>
          <w:p w14:paraId="635A7336" w14:textId="538FED23" w:rsidR="0024065B" w:rsidRPr="00EC4862" w:rsidRDefault="00190FAE" w:rsidP="0024065B">
            <w:pPr>
              <w:rPr>
                <w:rFonts w:cstheme="majorHAnsi"/>
              </w:rPr>
            </w:pPr>
            <w:r>
              <w:rPr>
                <w:noProof/>
              </w:rPr>
              <mc:AlternateContent>
                <mc:Choice Requires="wpg">
                  <w:drawing>
                    <wp:anchor distT="0" distB="0" distL="114300" distR="114300" simplePos="0" relativeHeight="251629568" behindDoc="0" locked="0" layoutInCell="1" allowOverlap="1" wp14:anchorId="55ECB997" wp14:editId="4711E702">
                      <wp:simplePos x="0" y="0"/>
                      <wp:positionH relativeFrom="column">
                        <wp:posOffset>549910</wp:posOffset>
                      </wp:positionH>
                      <wp:positionV relativeFrom="paragraph">
                        <wp:posOffset>66675</wp:posOffset>
                      </wp:positionV>
                      <wp:extent cx="2178050" cy="1100074"/>
                      <wp:effectExtent l="0" t="0" r="12700" b="24130"/>
                      <wp:wrapNone/>
                      <wp:docPr id="487" name="グループ化 487"/>
                      <wp:cNvGraphicFramePr/>
                      <a:graphic xmlns:a="http://schemas.openxmlformats.org/drawingml/2006/main">
                        <a:graphicData uri="http://schemas.microsoft.com/office/word/2010/wordprocessingGroup">
                          <wpg:wgp>
                            <wpg:cNvGrpSpPr/>
                            <wpg:grpSpPr>
                              <a:xfrm>
                                <a:off x="0" y="0"/>
                                <a:ext cx="2178050" cy="1100074"/>
                                <a:chOff x="0" y="0"/>
                                <a:chExt cx="2179357" cy="1100698"/>
                              </a:xfrm>
                            </wpg:grpSpPr>
                            <wps:wsp>
                              <wps:cNvPr id="488" name="正方形/長方形 488"/>
                              <wps:cNvSpPr/>
                              <wps:spPr>
                                <a:xfrm>
                                  <a:off x="1532592" y="17557"/>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4" name="正方形/長方形 284"/>
                              <wps:cNvSpPr/>
                              <wps:spPr>
                                <a:xfrm>
                                  <a:off x="952500" y="0"/>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88" name="正方形/長方形 288"/>
                              <wps:cNvSpPr/>
                              <wps:spPr>
                                <a:xfrm>
                                  <a:off x="0" y="381000"/>
                                  <a:ext cx="794313" cy="257944"/>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293" name="直線コネクタ 293"/>
                              <wps:cNvCnPr>
                                <a:cxnSpLocks/>
                              </wps:cNvCnPr>
                              <wps:spPr>
                                <a:xfrm flipV="1">
                                  <a:off x="790575" y="247650"/>
                                  <a:ext cx="158750" cy="2667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9" name="正方形/長方形 489"/>
                              <wps:cNvSpPr/>
                              <wps:spPr>
                                <a:xfrm>
                                  <a:off x="1525878" y="75525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299" name="正方形/長方形 299"/>
                              <wps:cNvSpPr/>
                              <wps:spPr>
                                <a:xfrm>
                                  <a:off x="955365" y="745728"/>
                                  <a:ext cx="645795" cy="3454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490" name="正方形/長方形 490"/>
                              <wps:cNvSpPr/>
                              <wps:spPr>
                                <a:xfrm>
                                  <a:off x="1524909"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s:wsp>
                              <wps:cNvPr id="482" name="正方形/長方形 482"/>
                              <wps:cNvSpPr/>
                              <wps:spPr>
                                <a:xfrm>
                                  <a:off x="952500" y="352425"/>
                                  <a:ext cx="646765" cy="3266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wps:txbx>
                              <wps:bodyPr wrap="square" lIns="36000" tIns="36000" rIns="0" bIns="0" rtlCol="0" anchor="t"/>
                            </wps:wsp>
                          </wpg:wgp>
                        </a:graphicData>
                      </a:graphic>
                      <wp14:sizeRelH relativeFrom="margin">
                        <wp14:pctWidth>0</wp14:pctWidth>
                      </wp14:sizeRelH>
                      <wp14:sizeRelV relativeFrom="margin">
                        <wp14:pctHeight>0</wp14:pctHeight>
                      </wp14:sizeRelV>
                    </wp:anchor>
                  </w:drawing>
                </mc:Choice>
                <mc:Fallback>
                  <w:pict>
                    <v:group w14:anchorId="55ECB997" id="グループ化 487" o:spid="_x0000_s1066" style="position:absolute;left:0;text-align:left;margin-left:43.3pt;margin-top:5.25pt;width:171.5pt;height:86.6pt;z-index:251629568;mso-width-relative:margin;mso-height-relative:margin" coordsize="21793,11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">
                      <v:rect id="正方形/長方形 488" o:spid="_x0000_s1067" style="position:absolute;left:15325;top:175;width:6468;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" fillcolor="white [3212]" strokecolor="#1f4d78 [1604]" strokeweight="1pt">
                        <v:textbox inset="1mm,1mm,0,0">
                          <w:txbxContent>
                            <w:p w14:paraId="17BDA47E" w14:textId="77777777" w:rsidR="00823BBD" w:rsidRDefault="00823BBD"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615C456C" w14:textId="0E947151" w:rsidR="00823BBD" w:rsidRPr="00836ABC" w:rsidRDefault="00823BBD"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4" o:spid="_x0000_s1068" style="position:absolute;left:9525;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" fillcolor="white [3212]" strokecolor="#1f4d78 [1604]" strokeweight="1pt">
                        <v:textbox inset="1mm,1mm,0,0">
                          <w:txbxContent>
                            <w:p w14:paraId="358EE4F3" w14:textId="77777777" w:rsidR="0024065B"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F8E096D" w14:textId="6FCBE7A5" w:rsidR="0024065B" w:rsidRPr="00836ABC" w:rsidRDefault="0024065B"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sidR="00BC7AE5">
                                <w:rPr>
                                  <w:rFonts w:ascii="Meiryo UI" w:eastAsia="Meiryo UI" w:hAnsi="Meiryo UI"/>
                                  <w:color w:val="000000" w:themeColor="text1"/>
                                  <w:kern w:val="24"/>
                                  <w:sz w:val="16"/>
                                  <w:szCs w:val="16"/>
                                </w:rPr>
                                <w:t>HTTP</w:t>
                              </w:r>
                              <w:r>
                                <w:rPr>
                                  <w:rFonts w:ascii="Meiryo UI" w:eastAsia="Meiryo UI" w:hAnsi="Meiryo UI" w:hint="eastAsia"/>
                                  <w:color w:val="000000" w:themeColor="text1"/>
                                  <w:kern w:val="24"/>
                                  <w:sz w:val="16"/>
                                  <w:szCs w:val="16"/>
                                </w:rPr>
                                <w:t xml:space="preserve">） </w:t>
                              </w:r>
                            </w:p>
                          </w:txbxContent>
                        </v:textbox>
                      </v:rect>
                      <v:rect id="正方形/長方形 288" o:spid="_x0000_s1069" style="position:absolute;top:3810;width:7943;height:25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" fillcolor="#9cc2e5 [1940]" strokecolor="#1f4d78 [1604]" strokeweight="1pt">
                        <v:textbox>
                          <w:txbxContent>
                            <w:p w14:paraId="219CD83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293" o:spid="_x0000_s1070" style="position:absolute;flip:y;visibility:visible;mso-wrap-style:square" from="7905,2476" to="9493,5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" strokecolor="#5b9bd5 [3204]" strokeweight=".5pt">
                        <v:stroke joinstyle="miter"/>
                        <o:lock v:ext="edit" shapetype="f"/>
                      </v:line>
                      <v:rect id="正方形/長方形 489" o:spid="_x0000_s1071" style="position:absolute;left:15258;top:7552;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" fillcolor="white [3212]" strokecolor="#1f4d78 [1604]" strokeweight="1pt">
                        <v:textbox inset="1mm,1mm,0,0">
                          <w:txbxContent>
                            <w:p w14:paraId="53486D7A"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1C9CD563"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Pr>
                                  <w:rFonts w:ascii="Meiryo UI" w:eastAsia="Meiryo UI" w:hAnsi="Meiryo UI" w:hint="eastAsia"/>
                                  <w:color w:val="000000" w:themeColor="text1"/>
                                  <w:kern w:val="24"/>
                                  <w:sz w:val="16"/>
                                  <w:szCs w:val="16"/>
                                </w:rPr>
                                <w:t xml:space="preserve"> </w:t>
                              </w:r>
                            </w:p>
                          </w:txbxContent>
                        </v:textbox>
                      </v:rect>
                      <v:rect id="正方形/長方形 299" o:spid="_x0000_s1072" style="position:absolute;left:9553;top:7457;width:645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" fillcolor="white [3212]" strokecolor="#1f4d78 [1604]" strokeweight="1pt">
                        <v:textbox inset="1mm,1mm,0,0">
                          <w:txbxContent>
                            <w:p w14:paraId="15001E6C" w14:textId="77777777" w:rsidR="00BC7AE5"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914593B" w14:textId="5E2A1845" w:rsidR="0024065B"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w:t>
                              </w:r>
                              <w:r>
                                <w:rPr>
                                  <w:rFonts w:ascii="Meiryo UI" w:eastAsia="Meiryo UI" w:hAnsi="Meiryo UI"/>
                                  <w:color w:val="000000" w:themeColor="text1"/>
                                  <w:kern w:val="24"/>
                                  <w:sz w:val="16"/>
                                  <w:szCs w:val="16"/>
                                </w:rPr>
                                <w:t>NGSI)</w:t>
                              </w:r>
                              <w:r w:rsidR="0024065B">
                                <w:rPr>
                                  <w:rFonts w:ascii="Meiryo UI" w:eastAsia="Meiryo UI" w:hAnsi="Meiryo UI" w:hint="eastAsia"/>
                                  <w:color w:val="000000" w:themeColor="text1"/>
                                  <w:kern w:val="24"/>
                                  <w:sz w:val="16"/>
                                  <w:szCs w:val="16"/>
                                </w:rPr>
                                <w:t xml:space="preserve"> </w:t>
                              </w:r>
                            </w:p>
                          </w:txbxContent>
                        </v:textbox>
                      </v:rect>
                      <v:rect id="正方形/長方形 490" o:spid="_x0000_s1073" style="position:absolute;left:15249;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" fillcolor="white [3212]" strokecolor="#1f4d78 [1604]" strokeweight="1pt">
                        <v:textbox inset="1mm,1mm,0,0">
                          <w:txbxContent>
                            <w:p w14:paraId="68ABE255" w14:textId="77777777" w:rsidR="00190FAE" w:rsidRDefault="00190FAE"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2516C3FA" w14:textId="77777777" w:rsidR="00190FAE" w:rsidRPr="00836ABC" w:rsidRDefault="00190FAE"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rect id="正方形/長方形 482" o:spid="_x0000_s1074" style="position:absolute;left:9525;top:3524;width:6467;height:3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" fillcolor="white [3212]" strokecolor="#1f4d78 [1604]" strokeweight="1pt">
                        <v:textbox inset="1mm,1mm,0,0">
                          <w:txbxContent>
                            <w:p w14:paraId="351179A0" w14:textId="77777777" w:rsidR="00BC7AE5" w:rsidRDefault="00BC7AE5"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p>
                            <w:p w14:paraId="7A73B93A" w14:textId="77777777" w:rsidR="00BC7AE5" w:rsidRPr="00836ABC" w:rsidRDefault="00BC7AE5" w:rsidP="0024065B">
                              <w:pPr>
                                <w:spacing w:line="20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 xml:space="preserve">（FTP） </w:t>
                              </w:r>
                            </w:p>
                          </w:txbxContent>
                        </v:textbox>
                      </v:rect>
                    </v:group>
                  </w:pict>
                </mc:Fallback>
              </mc:AlternateContent>
            </w:r>
            <w:r w:rsidR="00823BBD">
              <w:rPr>
                <w:noProof/>
              </w:rPr>
              <mc:AlternateContent>
                <mc:Choice Requires="wps">
                  <w:drawing>
                    <wp:anchor distT="0" distB="0" distL="114300" distR="114300" simplePos="0" relativeHeight="251633664" behindDoc="0" locked="0" layoutInCell="1" allowOverlap="1" wp14:anchorId="181A4859" wp14:editId="5F855EE8">
                      <wp:simplePos x="0" y="0"/>
                      <wp:positionH relativeFrom="column">
                        <wp:posOffset>201930</wp:posOffset>
                      </wp:positionH>
                      <wp:positionV relativeFrom="paragraph">
                        <wp:posOffset>42545</wp:posOffset>
                      </wp:positionV>
                      <wp:extent cx="353060" cy="224155"/>
                      <wp:effectExtent l="0" t="0" r="26670" b="23495"/>
                      <wp:wrapNone/>
                      <wp:docPr id="281" name="正方形/長方形 281"/>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81A4859" id="正方形/長方形 281" o:spid="_x0000_s1075" style="position:absolute;left:0;text-align:left;margin-left:15.9pt;margin-top:3.35pt;width:27.8pt;height:17.65pt;z-index:251633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AxD+w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" fillcolor="white [3212]" strokecolor="#1f4d78 [1604]" strokeweight="1pt">
                      <v:textbox inset="1mm,1mm,0,0">
                        <w:txbxContent>
                          <w:p w14:paraId="4F4FFCDC"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p>
          <w:p w14:paraId="35B20623" w14:textId="53893826" w:rsidR="0024065B" w:rsidRDefault="0024065B" w:rsidP="0024065B">
            <w:pPr>
              <w:rPr>
                <w:rFonts w:cstheme="majorHAnsi"/>
              </w:rPr>
            </w:pPr>
          </w:p>
          <w:p w14:paraId="2002B8AF" w14:textId="1DF06DCA" w:rsidR="0024065B" w:rsidRPr="00EC4862" w:rsidRDefault="00BC7AE5" w:rsidP="0024065B">
            <w:pPr>
              <w:rPr>
                <w:rFonts w:cstheme="majorHAnsi"/>
              </w:rPr>
            </w:pPr>
            <w:r>
              <w:rPr>
                <w:rFonts w:cstheme="majorHAnsi"/>
                <w:noProof/>
              </w:rPr>
              <mc:AlternateContent>
                <mc:Choice Requires="wps">
                  <w:drawing>
                    <wp:anchor distT="0" distB="0" distL="114300" distR="114300" simplePos="0" relativeHeight="251630592" behindDoc="0" locked="0" layoutInCell="1" allowOverlap="1" wp14:anchorId="1260FC04" wp14:editId="09BD73F8">
                      <wp:simplePos x="0" y="0"/>
                      <wp:positionH relativeFrom="column">
                        <wp:posOffset>1340485</wp:posOffset>
                      </wp:positionH>
                      <wp:positionV relativeFrom="paragraph">
                        <wp:posOffset>123824</wp:posOffset>
                      </wp:positionV>
                      <wp:extent cx="158750" cy="428625"/>
                      <wp:effectExtent l="0" t="0" r="31750" b="28575"/>
                      <wp:wrapNone/>
                      <wp:docPr id="300" name="直線コネクタ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50"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3AED4" id="直線コネクタ 300" o:spid="_x0000_s1026" style="position:absolute;left:0;text-align:left;z-index:2521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0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66432" behindDoc="0" locked="0" layoutInCell="1" allowOverlap="1" wp14:anchorId="4407A40C" wp14:editId="4416A6F8">
                      <wp:simplePos x="0" y="0"/>
                      <wp:positionH relativeFrom="column">
                        <wp:posOffset>1340485</wp:posOffset>
                      </wp:positionH>
                      <wp:positionV relativeFrom="paragraph">
                        <wp:posOffset>123825</wp:posOffset>
                      </wp:positionV>
                      <wp:extent cx="161925" cy="0"/>
                      <wp:effectExtent l="0" t="0" r="0" b="0"/>
                      <wp:wrapNone/>
                      <wp:docPr id="21" name="直線コネクタ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C55FD" id="直線コネクタ 21" o:spid="_x0000_s1026" style="position:absolute;left:0;text-align:lef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75pt" to="118.3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" strokecolor="#5b9bd5 [3204]" strokeweight=".5pt">
                      <v:stroke joinstyle="miter"/>
                      <o:lock v:ext="edit" shapetype="f"/>
                    </v:line>
                  </w:pict>
                </mc:Fallback>
              </mc:AlternateContent>
            </w:r>
          </w:p>
        </w:tc>
        <w:tc>
          <w:tcPr>
            <w:tcW w:w="499" w:type="pct"/>
          </w:tcPr>
          <w:p w14:paraId="2373D1CA" w14:textId="77777777" w:rsidR="0024065B" w:rsidRPr="00EC4862" w:rsidRDefault="0024065B" w:rsidP="0024065B">
            <w:pPr>
              <w:rPr>
                <w:rFonts w:cstheme="majorHAnsi"/>
              </w:rPr>
            </w:pPr>
            <w:r w:rsidRPr="00EC4862">
              <w:rPr>
                <w:rFonts w:cstheme="majorHAnsi" w:hint="eastAsia"/>
              </w:rPr>
              <w:t>対象</w:t>
            </w:r>
          </w:p>
        </w:tc>
      </w:tr>
      <w:tr w:rsidR="0024065B" w:rsidRPr="00EC4862" w14:paraId="44F85F0E" w14:textId="77777777" w:rsidTr="00AE0D01">
        <w:trPr>
          <w:cantSplit/>
          <w:jc w:val="center"/>
        </w:trPr>
        <w:tc>
          <w:tcPr>
            <w:tcW w:w="199" w:type="pct"/>
          </w:tcPr>
          <w:p w14:paraId="24AA2E7F" w14:textId="77777777" w:rsidR="0024065B" w:rsidRPr="00E85DE2" w:rsidRDefault="0024065B" w:rsidP="0024065B">
            <w:pPr>
              <w:pStyle w:val="a9"/>
              <w:numPr>
                <w:ilvl w:val="0"/>
                <w:numId w:val="23"/>
              </w:numPr>
              <w:ind w:leftChars="0"/>
              <w:rPr>
                <w:rFonts w:cstheme="majorHAnsi"/>
                <w:color w:val="FF0000"/>
              </w:rPr>
            </w:pPr>
          </w:p>
        </w:tc>
        <w:tc>
          <w:tcPr>
            <w:tcW w:w="463" w:type="pct"/>
          </w:tcPr>
          <w:p w14:paraId="12AB1DB7" w14:textId="62B2AFD5" w:rsidR="0024065B" w:rsidRPr="0082184E" w:rsidRDefault="0024065B" w:rsidP="0024065B">
            <w:pPr>
              <w:rPr>
                <w:rFonts w:cstheme="majorHAnsi"/>
              </w:rPr>
            </w:pPr>
            <w:r w:rsidRPr="0082184E">
              <w:rPr>
                <w:rFonts w:cstheme="majorHAnsi"/>
              </w:rPr>
              <w:t>1</w:t>
            </w:r>
          </w:p>
        </w:tc>
        <w:tc>
          <w:tcPr>
            <w:tcW w:w="551" w:type="pct"/>
          </w:tcPr>
          <w:p w14:paraId="6D0F6E0A" w14:textId="1A9074B5" w:rsidR="0024065B" w:rsidRPr="0082184E" w:rsidRDefault="0024065B" w:rsidP="0024065B">
            <w:pPr>
              <w:rPr>
                <w:rFonts w:cstheme="majorHAnsi"/>
              </w:rPr>
            </w:pPr>
            <w:r w:rsidRPr="0082184E">
              <w:rPr>
                <w:rFonts w:cstheme="majorHAnsi" w:hint="eastAsia"/>
              </w:rPr>
              <w:t>複数</w:t>
            </w:r>
          </w:p>
        </w:tc>
        <w:tc>
          <w:tcPr>
            <w:tcW w:w="890" w:type="pct"/>
          </w:tcPr>
          <w:p w14:paraId="03FD5C24" w14:textId="77777777" w:rsidR="0024065B" w:rsidRPr="0082184E" w:rsidRDefault="0024065B" w:rsidP="0024065B">
            <w:pPr>
              <w:rPr>
                <w:rFonts w:cstheme="majorHAnsi"/>
              </w:rPr>
            </w:pPr>
            <w:r w:rsidRPr="0082184E">
              <w:rPr>
                <w:rFonts w:cstheme="majorHAnsi" w:hint="eastAsia"/>
              </w:rPr>
              <w:t>複数</w:t>
            </w:r>
          </w:p>
        </w:tc>
        <w:tc>
          <w:tcPr>
            <w:tcW w:w="2398" w:type="pct"/>
          </w:tcPr>
          <w:p w14:paraId="29C470C6" w14:textId="41F5067B" w:rsidR="0024065B" w:rsidRPr="00E85DE2" w:rsidRDefault="00823BBD" w:rsidP="0024065B">
            <w:pPr>
              <w:rPr>
                <w:rFonts w:cstheme="majorHAnsi"/>
                <w:color w:val="FF0000"/>
              </w:rPr>
            </w:pPr>
            <w:r>
              <w:rPr>
                <w:rFonts w:cstheme="majorHAnsi"/>
                <w:noProof/>
                <w:color w:val="FF0000"/>
              </w:rPr>
              <mc:AlternateContent>
                <mc:Choice Requires="wps">
                  <w:drawing>
                    <wp:anchor distT="0" distB="0" distL="114300" distR="114300" simplePos="0" relativeHeight="251632640" behindDoc="0" locked="0" layoutInCell="1" allowOverlap="1" wp14:anchorId="7285425E" wp14:editId="54761AB4">
                      <wp:simplePos x="0" y="0"/>
                      <wp:positionH relativeFrom="column">
                        <wp:posOffset>81915</wp:posOffset>
                      </wp:positionH>
                      <wp:positionV relativeFrom="paragraph">
                        <wp:posOffset>78105</wp:posOffset>
                      </wp:positionV>
                      <wp:extent cx="168910" cy="167640"/>
                      <wp:effectExtent l="0" t="0" r="21590" b="22860"/>
                      <wp:wrapNone/>
                      <wp:docPr id="497" name="スマイル 497"/>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7CBE11A1" id="スマイル 497" o:spid="_x0000_s1026" type="#_x0000_t96" style="position:absolute;left:0;text-align:left;margin-left:6.45pt;margin-top:6.15pt;width:13.3pt;height:13.2pt;z-index:25216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" fillcolor="white [3201]" strokecolor="black [3200]" strokeweight="1pt">
                      <v:stroke joinstyle="miter"/>
                    </v:shape>
                  </w:pict>
                </mc:Fallback>
              </mc:AlternateContent>
            </w:r>
            <w:r>
              <w:rPr>
                <w:rFonts w:cstheme="majorHAnsi"/>
                <w:noProof/>
                <w:color w:val="FF0000"/>
              </w:rPr>
              <mc:AlternateContent>
                <mc:Choice Requires="wps">
                  <w:drawing>
                    <wp:anchor distT="0" distB="0" distL="114300" distR="114300" simplePos="0" relativeHeight="251631616" behindDoc="0" locked="0" layoutInCell="1" allowOverlap="1" wp14:anchorId="3CFE4B74" wp14:editId="5782175B">
                      <wp:simplePos x="0" y="0"/>
                      <wp:positionH relativeFrom="column">
                        <wp:posOffset>132080</wp:posOffset>
                      </wp:positionH>
                      <wp:positionV relativeFrom="paragraph">
                        <wp:posOffset>217805</wp:posOffset>
                      </wp:positionV>
                      <wp:extent cx="353060" cy="224155"/>
                      <wp:effectExtent l="0" t="0" r="26670" b="23495"/>
                      <wp:wrapNone/>
                      <wp:docPr id="303" name="正方形/長方形 303"/>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3CFE4B74" id="正方形/長方形 303" o:spid="_x0000_s1076" style="position:absolute;left:0;text-align:left;margin-left:10.4pt;margin-top:17.15pt;width:27.8pt;height:17.65pt;z-index:2516316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" fillcolor="white [3212]" strokecolor="#1f4d78 [1604]" strokeweight="1pt">
                      <v:textbox inset="1mm,1mm,0,0">
                        <w:txbxContent>
                          <w:p w14:paraId="2DA1BB7B"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noProof/>
                <w:color w:val="FF0000"/>
              </w:rPr>
              <mc:AlternateContent>
                <mc:Choice Requires="wpg">
                  <w:drawing>
                    <wp:anchor distT="0" distB="0" distL="114300" distR="114300" simplePos="0" relativeHeight="251653120" behindDoc="0" locked="0" layoutInCell="1" allowOverlap="1" wp14:anchorId="1AC669EC" wp14:editId="03C69EA8">
                      <wp:simplePos x="0" y="0"/>
                      <wp:positionH relativeFrom="column">
                        <wp:posOffset>514650</wp:posOffset>
                      </wp:positionH>
                      <wp:positionV relativeFrom="paragraph">
                        <wp:posOffset>168275</wp:posOffset>
                      </wp:positionV>
                      <wp:extent cx="1637365" cy="569504"/>
                      <wp:effectExtent l="0" t="0" r="20320" b="21590"/>
                      <wp:wrapNone/>
                      <wp:docPr id="16" name="グループ化 16"/>
                      <wp:cNvGraphicFramePr/>
                      <a:graphic xmlns:a="http://schemas.openxmlformats.org/drawingml/2006/main">
                        <a:graphicData uri="http://schemas.microsoft.com/office/word/2010/wordprocessingGroup">
                          <wpg:wgp>
                            <wpg:cNvGrpSpPr/>
                            <wpg:grpSpPr>
                              <a:xfrm>
                                <a:off x="0" y="0"/>
                                <a:ext cx="1637365" cy="569504"/>
                                <a:chOff x="0" y="0"/>
                                <a:chExt cx="1637365" cy="569504"/>
                              </a:xfrm>
                            </wpg:grpSpPr>
                            <wps:wsp>
                              <wps:cNvPr id="498" name="正方形/長方形 498"/>
                              <wps:cNvSpPr/>
                              <wps:spPr>
                                <a:xfrm>
                                  <a:off x="981075" y="0"/>
                                  <a:ext cx="646430" cy="216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s:wsp>
                              <wps:cNvPr id="500" name="正方形/長方形 500"/>
                              <wps:cNvSpPr/>
                              <wps:spPr>
                                <a:xfrm>
                                  <a:off x="0" y="0"/>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2" name="直線コネクタ 502"/>
                              <wps:cNvCnPr>
                                <a:cxnSpLocks/>
                              </wps:cNvCnPr>
                              <wps:spPr>
                                <a:xfrm>
                                  <a:off x="800100" y="104775"/>
                                  <a:ext cx="185089" cy="42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 name="直線コネクタ 499"/>
                              <wps:cNvCnPr>
                                <a:cxnSpLocks/>
                              </wps:cNvCnPr>
                              <wps:spPr>
                                <a:xfrm>
                                  <a:off x="800100" y="466725"/>
                                  <a:ext cx="209561" cy="454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1" name="正方形/長方形 501"/>
                              <wps:cNvSpPr/>
                              <wps:spPr>
                                <a:xfrm>
                                  <a:off x="0" y="352425"/>
                                  <a:ext cx="794313" cy="217079"/>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wps:wsp>
                              <wps:cNvPr id="505" name="正方形/長方形 505"/>
                              <wps:cNvSpPr/>
                              <wps:spPr>
                                <a:xfrm>
                                  <a:off x="990600" y="352425"/>
                                  <a:ext cx="646765" cy="21670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wpg:wgp>
                        </a:graphicData>
                      </a:graphic>
                    </wp:anchor>
                  </w:drawing>
                </mc:Choice>
                <mc:Fallback>
                  <w:pict>
                    <v:group w14:anchorId="1AC669EC" id="グループ化 16" o:spid="_x0000_s1077" style="position:absolute;left:0;text-align:left;margin-left:40.5pt;margin-top:13.25pt;width:128.95pt;height:44.85pt;z-index:251653120" coordsize="16373,5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">
                      <v:rect id="正方形/長方形 498" o:spid="_x0000_s1078" style="position:absolute;left:9810;width:6465;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" fillcolor="white [3212]" strokecolor="#1f4d78 [1604]" strokeweight="1pt">
                        <v:textbox inset="1mm,1mm,0,0">
                          <w:txbxContent>
                            <w:p w14:paraId="57EB9BDD"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rect id="正方形/長方形 500" o:spid="_x0000_s1079" style="position:absolute;width:7943;height:21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" fillcolor="#9cc2e5 [1940]" strokecolor="#1f4d78 [1604]" strokeweight="1pt">
                        <v:textbox>
                          <w:txbxContent>
                            <w:p w14:paraId="6C0EC7A6"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line id="直線コネクタ 502" o:spid="_x0000_s1080" style="position:absolute;visibility:visible;mso-wrap-style:square" from="8001,1047" to="9851,10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" strokecolor="#5b9bd5 [3204]" strokeweight=".5pt">
                        <v:stroke joinstyle="miter"/>
                        <o:lock v:ext="edit" shapetype="f"/>
                      </v:line>
                      <v:line id="直線コネクタ 499" o:spid="_x0000_s1081" style="position:absolute;visibility:visible;mso-wrap-style:square" from="8001,4667" to="10096,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" strokecolor="#5b9bd5 [3204]" strokeweight=".5pt">
                        <v:stroke joinstyle="miter"/>
                        <o:lock v:ext="edit" shapetype="f"/>
                      </v:line>
                      <v:rect id="正方形/長方形 501" o:spid="_x0000_s1082" style="position:absolute;top:3524;width:7943;height:21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" fillcolor="#9cc2e5 [1940]" strokecolor="#1f4d78 [1604]" strokeweight="1pt">
                        <v:textbox>
                          <w:txbxContent>
                            <w:p w14:paraId="4D80306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v:rect id="正方形/長方形 505" o:spid="_x0000_s1083" style="position:absolute;left:9906;top:3524;width:6467;height: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" fillcolor="white [3212]" strokecolor="#1f4d78 [1604]" strokeweight="1pt">
                        <v:textbox inset="1mm,1mm,0,0">
                          <w:txbxContent>
                            <w:p w14:paraId="60606FF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v:group>
                  </w:pict>
                </mc:Fallback>
              </mc:AlternateContent>
            </w:r>
            <w:r w:rsidR="0024065B">
              <w:rPr>
                <w:rFonts w:cstheme="majorHAnsi" w:hint="eastAsia"/>
                <w:noProof/>
              </w:rPr>
              <mc:AlternateContent>
                <mc:Choice Requires="wps">
                  <w:drawing>
                    <wp:anchor distT="0" distB="0" distL="114300" distR="114300" simplePos="0" relativeHeight="251663360" behindDoc="0" locked="0" layoutInCell="1" allowOverlap="1" wp14:anchorId="03BA8FF7" wp14:editId="559B8A29">
                      <wp:simplePos x="0" y="0"/>
                      <wp:positionH relativeFrom="column">
                        <wp:posOffset>371475</wp:posOffset>
                      </wp:positionH>
                      <wp:positionV relativeFrom="paragraph">
                        <wp:posOffset>125095</wp:posOffset>
                      </wp:positionV>
                      <wp:extent cx="1895475" cy="666750"/>
                      <wp:effectExtent l="0" t="0" r="28575" b="19050"/>
                      <wp:wrapNone/>
                      <wp:docPr id="17" name="正方形/長方形 17"/>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F9AE3F8" id="正方形/長方形 17" o:spid="_x0000_s1026" style="position:absolute;left:0;text-align:left;margin-left:29.25pt;margin-top:9.85pt;width:149.25pt;height:52.5pt;z-index:25219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" filled="f" strokecolor="black [3200]" strokeweight="1pt">
                      <v:stroke dashstyle="longDash"/>
                      <v:textbox inset=",0"/>
                    </v:rect>
                  </w:pict>
                </mc:Fallback>
              </mc:AlternateContent>
            </w:r>
          </w:p>
          <w:p w14:paraId="70272F66" w14:textId="18925C8B" w:rsidR="0024065B" w:rsidRPr="00E85DE2" w:rsidRDefault="0024065B" w:rsidP="0024065B">
            <w:pPr>
              <w:rPr>
                <w:rFonts w:cstheme="majorHAnsi"/>
                <w:color w:val="FF0000"/>
              </w:rPr>
            </w:pPr>
          </w:p>
          <w:p w14:paraId="2F49007A" w14:textId="249301B3" w:rsidR="0024065B" w:rsidRDefault="0024065B" w:rsidP="0024065B">
            <w:pPr>
              <w:rPr>
                <w:rFonts w:cstheme="majorHAnsi"/>
                <w:color w:val="FF0000"/>
              </w:rPr>
            </w:pPr>
            <w:r>
              <w:rPr>
                <w:rFonts w:cstheme="majorHAnsi" w:hint="eastAsia"/>
                <w:noProof/>
              </w:rPr>
              <mc:AlternateContent>
                <mc:Choice Requires="wps">
                  <w:drawing>
                    <wp:anchor distT="0" distB="0" distL="114300" distR="114300" simplePos="0" relativeHeight="251664384" behindDoc="0" locked="0" layoutInCell="1" allowOverlap="1" wp14:anchorId="7BA173D6" wp14:editId="6BA397B1">
                      <wp:simplePos x="0" y="0"/>
                      <wp:positionH relativeFrom="column">
                        <wp:posOffset>2152650</wp:posOffset>
                      </wp:positionH>
                      <wp:positionV relativeFrom="paragraph">
                        <wp:posOffset>20320</wp:posOffset>
                      </wp:positionV>
                      <wp:extent cx="158115" cy="0"/>
                      <wp:effectExtent l="0" t="0" r="0" b="0"/>
                      <wp:wrapNone/>
                      <wp:docPr id="14" name="直線コネク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8AE74" id="直線コネクタ 14" o:spid="_x0000_s1026" style="position:absolute;left:0;text-align:left;flip:y;z-index:252193280;visibility:visible;mso-wrap-style:square;mso-wrap-distance-left:9pt;mso-wrap-distance-top:0;mso-wrap-distance-right:9pt;mso-wrap-distance-bottom:0;mso-position-horizontal:absolute;mso-position-horizontal-relative:text;mso-position-vertical:absolute;mso-position-vertical-relative:text" from="169.5pt,1.6pt" to="181.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" strokecolor="#5b9bd5 [3204]" strokeweight=".5pt">
                      <v:stroke joinstyle="miter"/>
                      <o:lock v:ext="edit" shapetype="f"/>
                    </v:line>
                  </w:pict>
                </mc:Fallback>
              </mc:AlternateContent>
            </w:r>
          </w:p>
          <w:p w14:paraId="2A52433C" w14:textId="5DF4DECA" w:rsidR="0024065B" w:rsidRPr="00E85DE2" w:rsidRDefault="0024065B" w:rsidP="0024065B">
            <w:pPr>
              <w:rPr>
                <w:rFonts w:cstheme="majorHAnsi"/>
                <w:color w:val="FF0000"/>
              </w:rPr>
            </w:pPr>
          </w:p>
        </w:tc>
        <w:tc>
          <w:tcPr>
            <w:tcW w:w="499" w:type="pct"/>
          </w:tcPr>
          <w:p w14:paraId="1DFE6F16" w14:textId="0876B7CA" w:rsidR="0024065B" w:rsidRPr="0082184E" w:rsidRDefault="0024065B" w:rsidP="0024065B">
            <w:pPr>
              <w:rPr>
                <w:rFonts w:cstheme="majorHAnsi"/>
              </w:rPr>
            </w:pPr>
            <w:r w:rsidRPr="0082184E">
              <w:rPr>
                <w:rFonts w:cstheme="majorHAnsi" w:hint="eastAsia"/>
              </w:rPr>
              <w:t>対象外</w:t>
            </w:r>
          </w:p>
        </w:tc>
      </w:tr>
      <w:tr w:rsidR="0024065B" w:rsidRPr="00EC4862" w14:paraId="24BE895D" w14:textId="77777777" w:rsidTr="00AE0D01">
        <w:trPr>
          <w:cantSplit/>
          <w:jc w:val="center"/>
        </w:trPr>
        <w:tc>
          <w:tcPr>
            <w:tcW w:w="199" w:type="pct"/>
          </w:tcPr>
          <w:p w14:paraId="0763818B" w14:textId="77777777" w:rsidR="0024065B" w:rsidRPr="00E85DE2" w:rsidRDefault="0024065B" w:rsidP="0024065B">
            <w:pPr>
              <w:pStyle w:val="a9"/>
              <w:numPr>
                <w:ilvl w:val="0"/>
                <w:numId w:val="23"/>
              </w:numPr>
              <w:ind w:leftChars="0"/>
              <w:rPr>
                <w:rFonts w:cstheme="majorHAnsi"/>
                <w:color w:val="FF0000"/>
              </w:rPr>
            </w:pPr>
          </w:p>
        </w:tc>
        <w:tc>
          <w:tcPr>
            <w:tcW w:w="463" w:type="pct"/>
          </w:tcPr>
          <w:p w14:paraId="10044F71" w14:textId="7C105943" w:rsidR="0024065B" w:rsidRPr="0082184E" w:rsidRDefault="0024065B" w:rsidP="0024065B">
            <w:pPr>
              <w:rPr>
                <w:rFonts w:cstheme="majorHAnsi"/>
              </w:rPr>
            </w:pPr>
            <w:r w:rsidRPr="0082184E">
              <w:rPr>
                <w:rFonts w:cstheme="majorHAnsi" w:hint="eastAsia"/>
              </w:rPr>
              <w:t>複数</w:t>
            </w:r>
          </w:p>
        </w:tc>
        <w:tc>
          <w:tcPr>
            <w:tcW w:w="551" w:type="pct"/>
          </w:tcPr>
          <w:p w14:paraId="72713A02" w14:textId="6F923CBB" w:rsidR="0024065B" w:rsidRPr="0082184E" w:rsidRDefault="0024065B" w:rsidP="0024065B">
            <w:pPr>
              <w:rPr>
                <w:rFonts w:cstheme="majorHAnsi"/>
              </w:rPr>
            </w:pPr>
            <w:r w:rsidRPr="0082184E">
              <w:rPr>
                <w:rFonts w:cstheme="majorHAnsi"/>
              </w:rPr>
              <w:t>1</w:t>
            </w:r>
          </w:p>
        </w:tc>
        <w:tc>
          <w:tcPr>
            <w:tcW w:w="890" w:type="pct"/>
          </w:tcPr>
          <w:p w14:paraId="7CCB40A8" w14:textId="77777777" w:rsidR="0024065B" w:rsidRPr="0082184E" w:rsidRDefault="0024065B" w:rsidP="0024065B">
            <w:pPr>
              <w:rPr>
                <w:rFonts w:cstheme="majorHAnsi"/>
              </w:rPr>
            </w:pPr>
            <w:r w:rsidRPr="0082184E">
              <w:rPr>
                <w:rFonts w:cstheme="majorHAnsi"/>
              </w:rPr>
              <w:t>1</w:t>
            </w:r>
          </w:p>
        </w:tc>
        <w:tc>
          <w:tcPr>
            <w:tcW w:w="2398" w:type="pct"/>
          </w:tcPr>
          <w:p w14:paraId="3A94EC54" w14:textId="6A935210" w:rsidR="0024065B" w:rsidRDefault="00190FAE" w:rsidP="0024065B">
            <w:pPr>
              <w:rPr>
                <w:rFonts w:cstheme="majorHAnsi"/>
              </w:rPr>
            </w:pPr>
            <w:r>
              <w:rPr>
                <w:rFonts w:cstheme="majorHAnsi" w:hint="eastAsia"/>
                <w:noProof/>
              </w:rPr>
              <mc:AlternateContent>
                <mc:Choice Requires="wps">
                  <w:drawing>
                    <wp:anchor distT="0" distB="0" distL="114300" distR="114300" simplePos="0" relativeHeight="251672576" behindDoc="0" locked="0" layoutInCell="1" allowOverlap="1" wp14:anchorId="1E326FF6" wp14:editId="23E5744B">
                      <wp:simplePos x="0" y="0"/>
                      <wp:positionH relativeFrom="column">
                        <wp:posOffset>25400</wp:posOffset>
                      </wp:positionH>
                      <wp:positionV relativeFrom="paragraph">
                        <wp:posOffset>210185</wp:posOffset>
                      </wp:positionV>
                      <wp:extent cx="168275" cy="167005"/>
                      <wp:effectExtent l="0" t="0" r="22225" b="23495"/>
                      <wp:wrapNone/>
                      <wp:docPr id="24" name="スマイル 24"/>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16A21B09" id="スマイル 24" o:spid="_x0000_s1026" type="#_x0000_t96" style="position:absolute;left:0;text-align:left;margin-left:2pt;margin-top:16.55pt;width:13.25pt;height:13.15pt;z-index:25220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" fillcolor="white [3201]" strokecolor="black [3200]" strokeweight="1pt">
                      <v:stroke joinstyle="miter"/>
                    </v:shape>
                  </w:pict>
                </mc:Fallback>
              </mc:AlternateContent>
            </w:r>
            <w:r>
              <w:rPr>
                <w:rFonts w:cstheme="majorHAnsi" w:hint="eastAsia"/>
                <w:noProof/>
              </w:rPr>
              <mc:AlternateContent>
                <mc:Choice Requires="wps">
                  <w:drawing>
                    <wp:anchor distT="0" distB="0" distL="114300" distR="114300" simplePos="0" relativeHeight="251671552" behindDoc="0" locked="0" layoutInCell="1" allowOverlap="1" wp14:anchorId="2717E0A6" wp14:editId="733F3CC3">
                      <wp:simplePos x="0" y="0"/>
                      <wp:positionH relativeFrom="column">
                        <wp:posOffset>171450</wp:posOffset>
                      </wp:positionH>
                      <wp:positionV relativeFrom="paragraph">
                        <wp:posOffset>203835</wp:posOffset>
                      </wp:positionV>
                      <wp:extent cx="352425" cy="223520"/>
                      <wp:effectExtent l="0" t="0" r="26670" b="24130"/>
                      <wp:wrapNone/>
                      <wp:docPr id="27" name="正方形/長方形 27"/>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2717E0A6" id="正方形/長方形 27" o:spid="_x0000_s1084" style="position:absolute;left:0;text-align:left;margin-left:13.5pt;margin-top:16.05pt;width:27.75pt;height:17.6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" fillcolor="white [3212]" strokecolor="#1f4d78 [1604]" strokeweight="1pt">
                      <v:textbox inset="1mm,1mm,0,0">
                        <w:txbxContent>
                          <w:p w14:paraId="44B332D8"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noProof/>
                <w:color w:val="FF0000"/>
              </w:rPr>
              <mc:AlternateContent>
                <mc:Choice Requires="wps">
                  <w:drawing>
                    <wp:anchor distT="0" distB="0" distL="114300" distR="114300" simplePos="0" relativeHeight="251689984" behindDoc="0" locked="0" layoutInCell="1" allowOverlap="1" wp14:anchorId="16F41C9D" wp14:editId="4394887F">
                      <wp:simplePos x="0" y="0"/>
                      <wp:positionH relativeFrom="column">
                        <wp:posOffset>-34290</wp:posOffset>
                      </wp:positionH>
                      <wp:positionV relativeFrom="paragraph">
                        <wp:posOffset>34290</wp:posOffset>
                      </wp:positionV>
                      <wp:extent cx="168910" cy="167640"/>
                      <wp:effectExtent l="0" t="0" r="21590" b="22860"/>
                      <wp:wrapNone/>
                      <wp:docPr id="513" name="スマイル 51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6A4415A9" id="スマイル 513" o:spid="_x0000_s1026" type="#_x0000_t96" style="position:absolute;left:0;text-align:left;margin-left:-2.7pt;margin-top:2.7pt;width:13.3pt;height:13.2pt;z-index:25222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" fillcolor="white [3201]" strokecolor="black [3200]" strokeweight="1pt">
                      <v:stroke joinstyle="miter"/>
                    </v:shape>
                  </w:pict>
                </mc:Fallback>
              </mc:AlternateContent>
            </w:r>
            <w:r>
              <w:rPr>
                <w:rFonts w:cstheme="majorHAnsi"/>
                <w:noProof/>
                <w:color w:val="FF0000"/>
              </w:rPr>
              <mc:AlternateContent>
                <mc:Choice Requires="wps">
                  <w:drawing>
                    <wp:anchor distT="0" distB="0" distL="114300" distR="114300" simplePos="0" relativeHeight="251638784" behindDoc="0" locked="0" layoutInCell="1" allowOverlap="1" wp14:anchorId="1EDF64B3" wp14:editId="2476E386">
                      <wp:simplePos x="0" y="0"/>
                      <wp:positionH relativeFrom="column">
                        <wp:posOffset>85090</wp:posOffset>
                      </wp:positionH>
                      <wp:positionV relativeFrom="paragraph">
                        <wp:posOffset>31115</wp:posOffset>
                      </wp:positionV>
                      <wp:extent cx="353060" cy="224155"/>
                      <wp:effectExtent l="0" t="0" r="26670" b="23495"/>
                      <wp:wrapNone/>
                      <wp:docPr id="512" name="正方形/長方形 512"/>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EDF64B3" id="正方形/長方形 512" o:spid="_x0000_s1085" style="position:absolute;left:0;text-align:left;margin-left:6.7pt;margin-top:2.45pt;width:27.8pt;height:17.65pt;z-index:251638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LE/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" fillcolor="white [3212]" strokecolor="#1f4d78 [1604]" strokeweight="1pt">
                      <v:textbox inset="1mm,1mm,0,0">
                        <w:txbxContent>
                          <w:p w14:paraId="4AE35D9A"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73600" behindDoc="0" locked="0" layoutInCell="1" allowOverlap="1" wp14:anchorId="4B8392DB" wp14:editId="6BEB5978">
                      <wp:simplePos x="0" y="0"/>
                      <wp:positionH relativeFrom="column">
                        <wp:posOffset>387985</wp:posOffset>
                      </wp:positionH>
                      <wp:positionV relativeFrom="paragraph">
                        <wp:posOffset>228600</wp:posOffset>
                      </wp:positionV>
                      <wp:extent cx="1895475" cy="323850"/>
                      <wp:effectExtent l="0" t="0" r="28575" b="19050"/>
                      <wp:wrapNone/>
                      <wp:docPr id="23" name="正方形/長方形 23"/>
                      <wp:cNvGraphicFramePr/>
                      <a:graphic xmlns:a="http://schemas.openxmlformats.org/drawingml/2006/main">
                        <a:graphicData uri="http://schemas.microsoft.com/office/word/2010/wordprocessingShape">
                          <wps:wsp>
                            <wps:cNvSpPr/>
                            <wps:spPr>
                              <a:xfrm>
                                <a:off x="0" y="0"/>
                                <a:ext cx="1895475" cy="3238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D06B889" id="正方形/長方形 23" o:spid="_x0000_s1026" style="position:absolute;left:0;text-align:left;margin-left:30.55pt;margin-top:18pt;width:149.25pt;height:25.5pt;z-index:25220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" filled="f" strokecolor="black [3200]" strokeweight="1pt">
                      <v:stroke dashstyle="longDash"/>
                      <v:textbox inset=",0"/>
                    </v:rect>
                  </w:pict>
                </mc:Fallback>
              </mc:AlternateContent>
            </w:r>
          </w:p>
          <w:p w14:paraId="7E3B3651" w14:textId="1C88D4B6" w:rsidR="0024065B" w:rsidRPr="00EC4862" w:rsidRDefault="00190FAE" w:rsidP="0024065B">
            <w:pPr>
              <w:rPr>
                <w:rFonts w:cstheme="majorHAnsi"/>
              </w:rPr>
            </w:pPr>
            <w:r>
              <w:rPr>
                <w:rFonts w:cstheme="majorHAnsi" w:hint="eastAsia"/>
                <w:noProof/>
              </w:rPr>
              <mc:AlternateContent>
                <mc:Choice Requires="wps">
                  <w:drawing>
                    <wp:anchor distT="0" distB="0" distL="114300" distR="114300" simplePos="0" relativeHeight="251674624" behindDoc="0" locked="0" layoutInCell="1" allowOverlap="1" wp14:anchorId="1B53F90C" wp14:editId="3ED4548B">
                      <wp:simplePos x="0" y="0"/>
                      <wp:positionH relativeFrom="column">
                        <wp:posOffset>1283334</wp:posOffset>
                      </wp:positionH>
                      <wp:positionV relativeFrom="paragraph">
                        <wp:posOffset>144780</wp:posOffset>
                      </wp:positionV>
                      <wp:extent cx="237929" cy="0"/>
                      <wp:effectExtent l="0" t="0" r="0" b="0"/>
                      <wp:wrapNone/>
                      <wp:docPr id="25" name="直線コネクタ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79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D6073" id="直線コネクタ 25" o:spid="_x0000_s1026" style="position:absolute;left:0;text-align:left;flip:x;z-index:25220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1.4pt" to="119.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" strokecolor="#5b9bd5 [3204]" strokeweight=".5pt">
                      <v:stroke joinstyle="miter"/>
                      <o:lock v:ext="edit" shapetype="f"/>
                    </v:line>
                  </w:pict>
                </mc:Fallback>
              </mc:AlternateContent>
            </w:r>
            <w:r>
              <w:rPr>
                <w:rFonts w:cstheme="majorHAnsi" w:hint="eastAsia"/>
                <w:noProof/>
              </w:rPr>
              <mc:AlternateContent>
                <mc:Choice Requires="wps">
                  <w:drawing>
                    <wp:anchor distT="0" distB="0" distL="114300" distR="114300" simplePos="0" relativeHeight="251669504" behindDoc="0" locked="0" layoutInCell="1" allowOverlap="1" wp14:anchorId="0DA327E0" wp14:editId="72BC2D63">
                      <wp:simplePos x="0" y="0"/>
                      <wp:positionH relativeFrom="column">
                        <wp:posOffset>1501140</wp:posOffset>
                      </wp:positionH>
                      <wp:positionV relativeFrom="paragraph">
                        <wp:posOffset>32385</wp:posOffset>
                      </wp:positionV>
                      <wp:extent cx="646430" cy="215900"/>
                      <wp:effectExtent l="0" t="0" r="20320" b="12700"/>
                      <wp:wrapNone/>
                      <wp:docPr id="30" name="正方形/長方形 30"/>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0DA327E0" id="正方形/長方形 30" o:spid="_x0000_s1086" style="position:absolute;left:0;text-align:left;margin-left:118.2pt;margin-top:2.55pt;width:50.9pt;height: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RV7AAIAAFEEAAAOAAAAZHJzL2Uyb0RvYy54bWysVMFu2zAMvQ/YPwi6L3aSJt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" fillcolor="white [3212]" strokecolor="#1f4d78 [1604]" strokeweight="1pt">
                      <v:textbox inset="1mm,1mm,0,0">
                        <w:txbxContent>
                          <w:p w14:paraId="29B25C8A"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Pr>
                <w:rFonts w:cstheme="majorHAnsi" w:hint="eastAsia"/>
                <w:noProof/>
              </w:rPr>
              <mc:AlternateContent>
                <mc:Choice Requires="wps">
                  <w:drawing>
                    <wp:anchor distT="0" distB="0" distL="114300" distR="114300" simplePos="0" relativeHeight="251670528" behindDoc="0" locked="0" layoutInCell="1" allowOverlap="1" wp14:anchorId="52A994EB" wp14:editId="38262773">
                      <wp:simplePos x="0" y="0"/>
                      <wp:positionH relativeFrom="column">
                        <wp:posOffset>492760</wp:posOffset>
                      </wp:positionH>
                      <wp:positionV relativeFrom="paragraph">
                        <wp:posOffset>31115</wp:posOffset>
                      </wp:positionV>
                      <wp:extent cx="793750" cy="216535"/>
                      <wp:effectExtent l="0" t="0" r="24765" b="12065"/>
                      <wp:wrapNone/>
                      <wp:docPr id="26" name="正方形/長方形 26"/>
                      <wp:cNvGraphicFramePr/>
                      <a:graphic xmlns:a="http://schemas.openxmlformats.org/drawingml/2006/main">
                        <a:graphicData uri="http://schemas.microsoft.com/office/word/2010/wordprocessingShape">
                          <wps:wsp>
                            <wps:cNvSpPr/>
                            <wps:spPr>
                              <a:xfrm>
                                <a:off x="0" y="0"/>
                                <a:ext cx="793750" cy="21653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52A994EB" id="正方形/長方形 26" o:spid="_x0000_s1087" style="position:absolute;left:0;text-align:left;margin-left:38.8pt;margin-top:2.45pt;width:62.5pt;height:17.05pt;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" fillcolor="#9cc2e5 [1940]" strokecolor="#1f4d78 [1604]" strokeweight="1pt">
                      <v:textbox>
                        <w:txbxContent>
                          <w:p w14:paraId="692828D4"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Pr>
                <w:rFonts w:cstheme="majorHAnsi" w:hint="eastAsia"/>
                <w:noProof/>
              </w:rPr>
              <mc:AlternateContent>
                <mc:Choice Requires="wps">
                  <w:drawing>
                    <wp:anchor distT="0" distB="0" distL="114300" distR="114300" simplePos="0" relativeHeight="251668480" behindDoc="0" locked="0" layoutInCell="1" allowOverlap="1" wp14:anchorId="000C76F3" wp14:editId="1C50B1B3">
                      <wp:simplePos x="0" y="0"/>
                      <wp:positionH relativeFrom="column">
                        <wp:posOffset>1123950</wp:posOffset>
                      </wp:positionH>
                      <wp:positionV relativeFrom="paragraph">
                        <wp:posOffset>158750</wp:posOffset>
                      </wp:positionV>
                      <wp:extent cx="158115" cy="0"/>
                      <wp:effectExtent l="0" t="0" r="0" b="0"/>
                      <wp:wrapNone/>
                      <wp:docPr id="28" name="直線コネクタ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1E154" id="直線コネクタ 28" o:spid="_x0000_s1026" style="position:absolute;left:0;text-align:left;flip:y;z-index:252197376;visibility:visible;mso-wrap-style:square;mso-wrap-distance-left:9pt;mso-wrap-distance-top:0;mso-wrap-distance-right:9pt;mso-wrap-distance-bottom:0;mso-position-horizontal:absolute;mso-position-horizontal-relative:text;mso-position-vertical:absolute;mso-position-vertical-relative:text" from="88.5pt,12.5pt" to="100.9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" strokecolor="#5b9bd5 [3204]" strokeweight=".5pt">
                      <v:stroke joinstyle="miter"/>
                      <o:lock v:ext="edit" shapetype="f"/>
                    </v:line>
                  </w:pict>
                </mc:Fallback>
              </mc:AlternateContent>
            </w:r>
          </w:p>
          <w:p w14:paraId="4854BE18" w14:textId="3D6B92DA" w:rsidR="0024065B" w:rsidRPr="00E85DE2" w:rsidDel="00371D9C" w:rsidRDefault="0024065B" w:rsidP="0024065B">
            <w:pPr>
              <w:rPr>
                <w:rFonts w:cstheme="majorHAnsi"/>
                <w:color w:val="FF0000"/>
              </w:rPr>
            </w:pPr>
          </w:p>
        </w:tc>
        <w:tc>
          <w:tcPr>
            <w:tcW w:w="499" w:type="pct"/>
          </w:tcPr>
          <w:p w14:paraId="7BA930B5" w14:textId="149A2BA7" w:rsidR="0024065B" w:rsidRPr="0082184E" w:rsidRDefault="0024065B" w:rsidP="0024065B">
            <w:pPr>
              <w:rPr>
                <w:rFonts w:cstheme="majorHAnsi"/>
              </w:rPr>
            </w:pPr>
            <w:r w:rsidRPr="0082184E">
              <w:rPr>
                <w:rFonts w:cstheme="majorHAnsi" w:hint="eastAsia"/>
              </w:rPr>
              <w:t>対象外</w:t>
            </w:r>
          </w:p>
        </w:tc>
      </w:tr>
      <w:tr w:rsidR="0024065B" w:rsidRPr="00EC4862" w14:paraId="1EBFF0A2" w14:textId="77777777" w:rsidTr="00AE0D01">
        <w:trPr>
          <w:cantSplit/>
          <w:jc w:val="center"/>
        </w:trPr>
        <w:tc>
          <w:tcPr>
            <w:tcW w:w="199" w:type="pct"/>
          </w:tcPr>
          <w:p w14:paraId="3CA88722" w14:textId="77777777" w:rsidR="0024065B" w:rsidRPr="00E85DE2" w:rsidRDefault="0024065B" w:rsidP="0024065B">
            <w:pPr>
              <w:pStyle w:val="a9"/>
              <w:numPr>
                <w:ilvl w:val="0"/>
                <w:numId w:val="23"/>
              </w:numPr>
              <w:ind w:leftChars="0"/>
              <w:rPr>
                <w:rFonts w:cstheme="majorHAnsi"/>
                <w:color w:val="FF0000"/>
              </w:rPr>
            </w:pPr>
          </w:p>
        </w:tc>
        <w:tc>
          <w:tcPr>
            <w:tcW w:w="463" w:type="pct"/>
          </w:tcPr>
          <w:p w14:paraId="0FD67480" w14:textId="1A3D6C35" w:rsidR="0024065B" w:rsidRPr="0082184E" w:rsidRDefault="0024065B" w:rsidP="0024065B">
            <w:pPr>
              <w:rPr>
                <w:rFonts w:cstheme="majorHAnsi"/>
              </w:rPr>
            </w:pPr>
            <w:r w:rsidRPr="0082184E">
              <w:rPr>
                <w:rFonts w:cstheme="majorHAnsi" w:hint="eastAsia"/>
              </w:rPr>
              <w:t>複数</w:t>
            </w:r>
          </w:p>
        </w:tc>
        <w:tc>
          <w:tcPr>
            <w:tcW w:w="551" w:type="pct"/>
          </w:tcPr>
          <w:p w14:paraId="5D574B6E" w14:textId="63340375" w:rsidR="0024065B" w:rsidRPr="0082184E" w:rsidRDefault="0024065B" w:rsidP="0024065B">
            <w:pPr>
              <w:rPr>
                <w:rFonts w:cstheme="majorHAnsi"/>
              </w:rPr>
            </w:pPr>
            <w:r w:rsidRPr="0082184E">
              <w:rPr>
                <w:rFonts w:cstheme="majorHAnsi"/>
              </w:rPr>
              <w:t>1</w:t>
            </w:r>
          </w:p>
        </w:tc>
        <w:tc>
          <w:tcPr>
            <w:tcW w:w="890" w:type="pct"/>
          </w:tcPr>
          <w:p w14:paraId="78F5B072" w14:textId="2EB3F490" w:rsidR="0024065B" w:rsidRPr="0082184E" w:rsidRDefault="004D1BEB" w:rsidP="0024065B">
            <w:pPr>
              <w:rPr>
                <w:rFonts w:cstheme="majorHAnsi"/>
              </w:rPr>
            </w:pPr>
            <w:r>
              <w:rPr>
                <w:rFonts w:cstheme="majorHAnsi"/>
                <w:noProof/>
                <w:color w:val="FF0000"/>
              </w:rPr>
              <mc:AlternateContent>
                <mc:Choice Requires="wps">
                  <w:drawing>
                    <wp:anchor distT="0" distB="0" distL="114300" distR="114300" simplePos="0" relativeHeight="251691008" behindDoc="0" locked="0" layoutInCell="1" allowOverlap="1" wp14:anchorId="612E5EAE" wp14:editId="6F62AC22">
                      <wp:simplePos x="0" y="0"/>
                      <wp:positionH relativeFrom="column">
                        <wp:posOffset>1049020</wp:posOffset>
                      </wp:positionH>
                      <wp:positionV relativeFrom="paragraph">
                        <wp:posOffset>145415</wp:posOffset>
                      </wp:positionV>
                      <wp:extent cx="168910" cy="167640"/>
                      <wp:effectExtent l="0" t="0" r="21590" b="22860"/>
                      <wp:wrapNone/>
                      <wp:docPr id="273" name="スマイル 27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54CB578A" id="スマイル 273" o:spid="_x0000_s1026" type="#_x0000_t96" style="position:absolute;left:0;text-align:left;margin-left:82.6pt;margin-top:11.45pt;width:13.3pt;height:13.2pt;z-index:25222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" fillcolor="white [3201]" strokecolor="black [3200]" strokeweight="1pt">
                      <v:stroke joinstyle="miter"/>
                    </v:shape>
                  </w:pict>
                </mc:Fallback>
              </mc:AlternateContent>
            </w:r>
            <w:r w:rsidR="0024065B" w:rsidRPr="0082184E">
              <w:rPr>
                <w:rFonts w:cstheme="majorHAnsi" w:hint="eastAsia"/>
              </w:rPr>
              <w:t>複数</w:t>
            </w:r>
          </w:p>
        </w:tc>
        <w:tc>
          <w:tcPr>
            <w:tcW w:w="2398" w:type="pct"/>
          </w:tcPr>
          <w:p w14:paraId="047EFE6D" w14:textId="6C630B43" w:rsidR="0024065B" w:rsidRPr="00E85DE2" w:rsidRDefault="004D1BEB" w:rsidP="0024065B">
            <w:pPr>
              <w:rPr>
                <w:rFonts w:cstheme="majorHAnsi"/>
                <w:color w:val="FF0000"/>
              </w:rPr>
            </w:pPr>
            <w:r>
              <w:rPr>
                <w:rFonts w:cstheme="majorHAnsi"/>
                <w:noProof/>
                <w:color w:val="FF0000"/>
              </w:rPr>
              <mc:AlternateContent>
                <mc:Choice Requires="wps">
                  <w:drawing>
                    <wp:anchor distT="0" distB="0" distL="114300" distR="114300" simplePos="0" relativeHeight="251681792" behindDoc="0" locked="0" layoutInCell="1" allowOverlap="1" wp14:anchorId="6F65DF48" wp14:editId="042CB208">
                      <wp:simplePos x="0" y="0"/>
                      <wp:positionH relativeFrom="column">
                        <wp:posOffset>83185</wp:posOffset>
                      </wp:positionH>
                      <wp:positionV relativeFrom="paragraph">
                        <wp:posOffset>23495</wp:posOffset>
                      </wp:positionV>
                      <wp:extent cx="353060" cy="224155"/>
                      <wp:effectExtent l="0" t="0" r="26670" b="23495"/>
                      <wp:wrapNone/>
                      <wp:docPr id="274" name="正方形/長方形 274"/>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6F65DF48" id="正方形/長方形 274" o:spid="_x0000_s1088" style="position:absolute;left:0;text-align:left;margin-left:6.55pt;margin-top:1.85pt;width:27.8pt;height:17.65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" fillcolor="white [3212]" strokecolor="#1f4d78 [1604]" strokeweight="1pt">
                      <v:textbox inset="1mm,1mm,0,0">
                        <w:txbxContent>
                          <w:p w14:paraId="52C78EA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82816" behindDoc="0" locked="0" layoutInCell="1" allowOverlap="1" wp14:anchorId="085A142C" wp14:editId="72F4211C">
                      <wp:simplePos x="0" y="0"/>
                      <wp:positionH relativeFrom="column">
                        <wp:posOffset>198120</wp:posOffset>
                      </wp:positionH>
                      <wp:positionV relativeFrom="paragraph">
                        <wp:posOffset>124460</wp:posOffset>
                      </wp:positionV>
                      <wp:extent cx="352425" cy="223520"/>
                      <wp:effectExtent l="0" t="0" r="26670" b="24130"/>
                      <wp:wrapNone/>
                      <wp:docPr id="275" name="正方形/長方形 275"/>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85A142C" id="正方形/長方形 275" o:spid="_x0000_s1089" style="position:absolute;left:0;text-align:left;margin-left:15.6pt;margin-top:9.8pt;width:27.75pt;height:17.6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" fillcolor="white [3212]" strokecolor="#1f4d78 [1604]" strokeweight="1pt">
                      <v:textbox inset="1mm,1mm,0,0">
                        <w:txbxContent>
                          <w:p w14:paraId="3E028052"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79744" behindDoc="0" locked="0" layoutInCell="1" allowOverlap="1" wp14:anchorId="223B7033" wp14:editId="701FA347">
                      <wp:simplePos x="0" y="0"/>
                      <wp:positionH relativeFrom="column">
                        <wp:posOffset>398145</wp:posOffset>
                      </wp:positionH>
                      <wp:positionV relativeFrom="paragraph">
                        <wp:posOffset>93345</wp:posOffset>
                      </wp:positionV>
                      <wp:extent cx="1895475" cy="666750"/>
                      <wp:effectExtent l="0" t="0" r="28575" b="19050"/>
                      <wp:wrapNone/>
                      <wp:docPr id="269" name="正方形/長方形 269"/>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20DD3D88" id="正方形/長方形 269" o:spid="_x0000_s1026" style="position:absolute;left:0;text-align:left;margin-left:31.35pt;margin-top:7.35pt;width:149.25pt;height:52.5pt;z-index:25220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" filled="f" strokecolor="black [3200]" strokeweight="1pt">
                      <v:stroke dashstyle="longDash"/>
                      <v:textbox inset=",0"/>
                    </v:rect>
                  </w:pict>
                </mc:Fallback>
              </mc:AlternateContent>
            </w:r>
            <w:r>
              <w:rPr>
                <w:rFonts w:cstheme="majorHAnsi"/>
                <w:noProof/>
                <w:color w:val="FF0000"/>
              </w:rPr>
              <mc:AlternateContent>
                <mc:Choice Requires="wps">
                  <w:drawing>
                    <wp:anchor distT="0" distB="0" distL="114300" distR="114300" simplePos="0" relativeHeight="251641856" behindDoc="0" locked="0" layoutInCell="1" allowOverlap="1" wp14:anchorId="1C8C0C40" wp14:editId="46978C91">
                      <wp:simplePos x="0" y="0"/>
                      <wp:positionH relativeFrom="column">
                        <wp:posOffset>1540510</wp:posOffset>
                      </wp:positionH>
                      <wp:positionV relativeFrom="paragraph">
                        <wp:posOffset>149225</wp:posOffset>
                      </wp:positionV>
                      <wp:extent cx="646430" cy="215900"/>
                      <wp:effectExtent l="0" t="0" r="20320" b="22225"/>
                      <wp:wrapNone/>
                      <wp:docPr id="523" name="正方形/長方形 52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14:sizeRelV relativeFrom="margin">
                        <wp14:pctHeight>0</wp14:pctHeight>
                      </wp14:sizeRelV>
                    </wp:anchor>
                  </w:drawing>
                </mc:Choice>
                <mc:Fallback>
                  <w:pict>
                    <v:rect w14:anchorId="1C8C0C40" id="正方形/長方形 523" o:spid="_x0000_s1090" style="position:absolute;left:0;text-align:left;margin-left:121.3pt;margin-top:11.75pt;width:50.9pt;height:17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" fillcolor="white [3212]" strokecolor="#1f4d78 [1604]" strokeweight="1pt">
                      <v:textbox inset="1mm,1mm,0,0">
                        <w:txbxContent>
                          <w:p w14:paraId="2515355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6F35C90" w14:textId="523BDAE0" w:rsidR="0024065B" w:rsidRPr="00E85DE2" w:rsidRDefault="004D1BEB" w:rsidP="0024065B">
            <w:pPr>
              <w:rPr>
                <w:rFonts w:cstheme="majorHAnsi"/>
                <w:color w:val="FF0000"/>
              </w:rPr>
            </w:pPr>
            <w:r>
              <w:rPr>
                <w:rFonts w:cstheme="majorHAnsi" w:hint="eastAsia"/>
                <w:noProof/>
              </w:rPr>
              <mc:AlternateContent>
                <mc:Choice Requires="wps">
                  <w:drawing>
                    <wp:anchor distT="0" distB="0" distL="114300" distR="114300" simplePos="0" relativeHeight="251683840" behindDoc="0" locked="0" layoutInCell="1" allowOverlap="1" wp14:anchorId="38820F4A" wp14:editId="1502524A">
                      <wp:simplePos x="0" y="0"/>
                      <wp:positionH relativeFrom="column">
                        <wp:posOffset>131445</wp:posOffset>
                      </wp:positionH>
                      <wp:positionV relativeFrom="paragraph">
                        <wp:posOffset>31115</wp:posOffset>
                      </wp:positionV>
                      <wp:extent cx="168275" cy="167005"/>
                      <wp:effectExtent l="0" t="0" r="22225" b="23495"/>
                      <wp:wrapNone/>
                      <wp:docPr id="276" name="スマイル 276"/>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395C3F0C" id="スマイル 276" o:spid="_x0000_s1026" type="#_x0000_t96" style="position:absolute;left:0;text-align:left;margin-left:10.35pt;margin-top:2.45pt;width:13.25pt;height:13.15pt;z-index:25221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" fillcolor="white [3201]" strokecolor="black [3200]" strokeweight="1pt">
                      <v:stroke joinstyle="miter"/>
                    </v:shape>
                  </w:pict>
                </mc:Fallback>
              </mc:AlternateContent>
            </w:r>
            <w:r>
              <w:rPr>
                <w:noProof/>
              </w:rPr>
              <mc:AlternateContent>
                <mc:Choice Requires="wps">
                  <w:drawing>
                    <wp:anchor distT="0" distB="0" distL="114300" distR="114300" simplePos="0" relativeHeight="251677696" behindDoc="0" locked="0" layoutInCell="1" allowOverlap="1" wp14:anchorId="362DB989" wp14:editId="61922A7A">
                      <wp:simplePos x="0" y="0"/>
                      <wp:positionH relativeFrom="column">
                        <wp:posOffset>1302384</wp:posOffset>
                      </wp:positionH>
                      <wp:positionV relativeFrom="paragraph">
                        <wp:posOffset>47625</wp:posOffset>
                      </wp:positionV>
                      <wp:extent cx="238125" cy="142875"/>
                      <wp:effectExtent l="0" t="0" r="28575" b="28575"/>
                      <wp:wrapNone/>
                      <wp:docPr id="267" name="直線コネクタ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125"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019CA" id="直線コネクタ 267" o:spid="_x0000_s1026" style="position:absolute;left:0;text-align:left;flip:y;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3.75pt" to="121.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" strokecolor="#5b9bd5 [3204]" strokeweight=".5pt">
                      <v:stroke joinstyle="miter"/>
                      <o:lock v:ext="edit" shapetype="f"/>
                    </v:line>
                  </w:pict>
                </mc:Fallback>
              </mc:AlternateContent>
            </w:r>
            <w:r>
              <w:rPr>
                <w:noProof/>
              </w:rPr>
              <mc:AlternateContent>
                <mc:Choice Requires="wps">
                  <w:drawing>
                    <wp:anchor distT="0" distB="0" distL="114300" distR="114300" simplePos="0" relativeHeight="251678720" behindDoc="0" locked="0" layoutInCell="1" allowOverlap="1" wp14:anchorId="66C08875" wp14:editId="695AD032">
                      <wp:simplePos x="0" y="0"/>
                      <wp:positionH relativeFrom="column">
                        <wp:posOffset>1302385</wp:posOffset>
                      </wp:positionH>
                      <wp:positionV relativeFrom="paragraph">
                        <wp:posOffset>219074</wp:posOffset>
                      </wp:positionV>
                      <wp:extent cx="238125" cy="175895"/>
                      <wp:effectExtent l="0" t="0" r="28575" b="33655"/>
                      <wp:wrapNone/>
                      <wp:docPr id="268" name="直線コネクタ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175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623860" id="直線コネクタ 268" o:spid="_x0000_s1026" style="position:absolute;left:0;text-align:left;z-index:25220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17.25pt" to="121.3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" strokecolor="#5b9bd5 [3204]" strokeweight=".5pt">
                      <v:stroke joinstyle="miter"/>
                      <o:lock v:ext="edit" shapetype="f"/>
                    </v:line>
                  </w:pict>
                </mc:Fallback>
              </mc:AlternateContent>
            </w:r>
            <w:r>
              <w:rPr>
                <w:rFonts w:cstheme="majorHAnsi"/>
                <w:noProof/>
                <w:color w:val="FF0000"/>
              </w:rPr>
              <mc:AlternateContent>
                <mc:Choice Requires="wps">
                  <w:drawing>
                    <wp:anchor distT="0" distB="0" distL="114300" distR="114300" simplePos="0" relativeHeight="251639808" behindDoc="0" locked="0" layoutInCell="1" allowOverlap="1" wp14:anchorId="03EB783E" wp14:editId="45BEE9E4">
                      <wp:simplePos x="0" y="0"/>
                      <wp:positionH relativeFrom="column">
                        <wp:posOffset>496570</wp:posOffset>
                      </wp:positionH>
                      <wp:positionV relativeFrom="paragraph">
                        <wp:posOffset>78105</wp:posOffset>
                      </wp:positionV>
                      <wp:extent cx="794385" cy="217170"/>
                      <wp:effectExtent l="0" t="0" r="24765" b="11430"/>
                      <wp:wrapNone/>
                      <wp:docPr id="518" name="正方形/長方形 51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3EB783E" id="正方形/長方形 518" o:spid="_x0000_s1091" style="position:absolute;left:0;text-align:left;margin-left:39.1pt;margin-top:6.15pt;width:62.55pt;height:17.1pt;z-index:251639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HN+Q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" fillcolor="#9cc2e5 [1940]" strokecolor="#1f4d78 [1604]" strokeweight="1pt">
                      <v:textbox>
                        <w:txbxContent>
                          <w:p w14:paraId="035C64E2"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24065B">
              <w:rPr>
                <w:rFonts w:cstheme="majorHAnsi"/>
                <w:noProof/>
                <w:color w:val="FF0000"/>
              </w:rPr>
              <mc:AlternateContent>
                <mc:Choice Requires="wps">
                  <w:drawing>
                    <wp:anchor distT="0" distB="0" distL="114300" distR="114300" simplePos="0" relativeHeight="251642880" behindDoc="0" locked="0" layoutInCell="1" allowOverlap="1" wp14:anchorId="2724215E" wp14:editId="58615B63">
                      <wp:simplePos x="0" y="0"/>
                      <wp:positionH relativeFrom="column">
                        <wp:posOffset>3925570</wp:posOffset>
                      </wp:positionH>
                      <wp:positionV relativeFrom="paragraph">
                        <wp:posOffset>7575550</wp:posOffset>
                      </wp:positionV>
                      <wp:extent cx="158750" cy="174625"/>
                      <wp:effectExtent l="0" t="0" r="31750" b="34925"/>
                      <wp:wrapNone/>
                      <wp:docPr id="525" name="直線コネクタ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750" cy="174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23BE8" id="直線コネクタ 525" o:spid="_x0000_s1026" style="position:absolute;left:0;text-align:left;flip:y;z-index:252171776;visibility:visible;mso-wrap-style:square;mso-wrap-distance-left:9pt;mso-wrap-distance-top:0;mso-wrap-distance-right:9pt;mso-wrap-distance-bottom:0;mso-position-horizontal:absolute;mso-position-horizontal-relative:text;mso-position-vertical:absolute;mso-position-vertical-relative:text" from="309.1pt,596.5pt" to="321.6pt,6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" strokecolor="#5b9bd5 [3204]" strokeweight=".5pt">
                      <v:stroke joinstyle="miter"/>
                      <o:lock v:ext="edit" shapetype="f"/>
                    </v:line>
                  </w:pict>
                </mc:Fallback>
              </mc:AlternateContent>
            </w:r>
            <w:r w:rsidR="0024065B">
              <w:rPr>
                <w:rFonts w:cstheme="majorHAnsi"/>
                <w:noProof/>
                <w:color w:val="FF0000"/>
              </w:rPr>
              <mc:AlternateContent>
                <mc:Choice Requires="wps">
                  <w:drawing>
                    <wp:anchor distT="0" distB="0" distL="114300" distR="114300" simplePos="0" relativeHeight="251643904" behindDoc="0" locked="0" layoutInCell="1" allowOverlap="1" wp14:anchorId="4B82D87B" wp14:editId="5A0FB8AD">
                      <wp:simplePos x="0" y="0"/>
                      <wp:positionH relativeFrom="column">
                        <wp:posOffset>3925570</wp:posOffset>
                      </wp:positionH>
                      <wp:positionV relativeFrom="paragraph">
                        <wp:posOffset>7737475</wp:posOffset>
                      </wp:positionV>
                      <wp:extent cx="153035" cy="198120"/>
                      <wp:effectExtent l="0" t="0" r="37465" b="30480"/>
                      <wp:wrapNone/>
                      <wp:docPr id="524" name="直線コネクタ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035"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0D6E6" id="直線コネクタ 524" o:spid="_x0000_s1026" style="position:absolute;left:0;text-align:left;z-index:252172800;visibility:visible;mso-wrap-style:square;mso-wrap-distance-left:9pt;mso-wrap-distance-top:0;mso-wrap-distance-right:9pt;mso-wrap-distance-bottom:0;mso-position-horizontal:absolute;mso-position-horizontal-relative:text;mso-position-vertical:absolute;mso-position-vertical-relative:text" from="309.1pt,609.25pt" to="321.1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" strokecolor="#5b9bd5 [3204]" strokeweight=".5pt">
                      <v:stroke joinstyle="miter"/>
                      <o:lock v:ext="edit" shapetype="f"/>
                    </v:line>
                  </w:pict>
                </mc:Fallback>
              </mc:AlternateContent>
            </w:r>
          </w:p>
          <w:p w14:paraId="510697B5" w14:textId="2D2D34D8" w:rsidR="0024065B" w:rsidRDefault="004D1BEB" w:rsidP="0024065B">
            <w:pPr>
              <w:rPr>
                <w:rFonts w:cstheme="majorHAnsi"/>
                <w:color w:val="FF0000"/>
              </w:rPr>
            </w:pPr>
            <w:r>
              <w:rPr>
                <w:rFonts w:cstheme="majorHAnsi"/>
                <w:noProof/>
                <w:color w:val="FF0000"/>
              </w:rPr>
              <mc:AlternateContent>
                <mc:Choice Requires="wps">
                  <w:drawing>
                    <wp:anchor distT="0" distB="0" distL="114300" distR="114300" simplePos="0" relativeHeight="251640832" behindDoc="0" locked="0" layoutInCell="1" allowOverlap="1" wp14:anchorId="5DBA119C" wp14:editId="5A499021">
                      <wp:simplePos x="0" y="0"/>
                      <wp:positionH relativeFrom="column">
                        <wp:posOffset>1541780</wp:posOffset>
                      </wp:positionH>
                      <wp:positionV relativeFrom="paragraph">
                        <wp:posOffset>11430</wp:posOffset>
                      </wp:positionV>
                      <wp:extent cx="646430" cy="215900"/>
                      <wp:effectExtent l="0" t="0" r="20320" b="12700"/>
                      <wp:wrapNone/>
                      <wp:docPr id="517" name="正方形/長方形 517"/>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5DBA119C" id="正方形/長方形 517" o:spid="_x0000_s1092" style="position:absolute;left:0;text-align:left;margin-left:121.4pt;margin-top:.9pt;width:50.9pt;height:17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" fillcolor="white [3212]" strokecolor="#1f4d78 [1604]" strokeweight="1pt">
                      <v:textbox inset="1mm,1mm,0,0">
                        <w:txbxContent>
                          <w:p w14:paraId="55C44383"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p>
          <w:p w14:paraId="1132C64C" w14:textId="7AC084F4" w:rsidR="0024065B" w:rsidRPr="00E85DE2" w:rsidDel="00371D9C" w:rsidRDefault="0024065B" w:rsidP="0024065B">
            <w:pPr>
              <w:rPr>
                <w:rFonts w:cstheme="majorHAnsi"/>
                <w:color w:val="FF0000"/>
              </w:rPr>
            </w:pPr>
          </w:p>
        </w:tc>
        <w:tc>
          <w:tcPr>
            <w:tcW w:w="499" w:type="pct"/>
          </w:tcPr>
          <w:p w14:paraId="41060378" w14:textId="3EFAEDE0" w:rsidR="0024065B" w:rsidRPr="0082184E" w:rsidRDefault="0024065B" w:rsidP="0024065B">
            <w:pPr>
              <w:rPr>
                <w:rFonts w:cstheme="majorHAnsi"/>
              </w:rPr>
            </w:pPr>
            <w:r w:rsidRPr="0082184E">
              <w:rPr>
                <w:rFonts w:cstheme="majorHAnsi" w:hint="eastAsia"/>
              </w:rPr>
              <w:t>対象外</w:t>
            </w:r>
          </w:p>
        </w:tc>
      </w:tr>
      <w:tr w:rsidR="0024065B" w:rsidRPr="00EC4862" w14:paraId="783869E8" w14:textId="77777777" w:rsidTr="00AE0D01">
        <w:trPr>
          <w:cantSplit/>
          <w:jc w:val="center"/>
        </w:trPr>
        <w:tc>
          <w:tcPr>
            <w:tcW w:w="199" w:type="pct"/>
          </w:tcPr>
          <w:p w14:paraId="447F28C1" w14:textId="77777777" w:rsidR="0024065B" w:rsidRPr="00E85DE2" w:rsidRDefault="0024065B" w:rsidP="0024065B">
            <w:pPr>
              <w:pStyle w:val="a9"/>
              <w:numPr>
                <w:ilvl w:val="0"/>
                <w:numId w:val="23"/>
              </w:numPr>
              <w:ind w:leftChars="0"/>
              <w:rPr>
                <w:rFonts w:cstheme="majorHAnsi"/>
                <w:color w:val="FF0000"/>
              </w:rPr>
            </w:pPr>
          </w:p>
        </w:tc>
        <w:tc>
          <w:tcPr>
            <w:tcW w:w="463" w:type="pct"/>
          </w:tcPr>
          <w:p w14:paraId="006E76C8" w14:textId="416CF350" w:rsidR="0024065B" w:rsidRPr="0082184E" w:rsidRDefault="0024065B" w:rsidP="0024065B">
            <w:pPr>
              <w:rPr>
                <w:rFonts w:cstheme="majorHAnsi"/>
              </w:rPr>
            </w:pPr>
            <w:r w:rsidRPr="0082184E">
              <w:rPr>
                <w:rFonts w:cstheme="majorHAnsi" w:hint="eastAsia"/>
              </w:rPr>
              <w:t>複数</w:t>
            </w:r>
          </w:p>
        </w:tc>
        <w:tc>
          <w:tcPr>
            <w:tcW w:w="551" w:type="pct"/>
          </w:tcPr>
          <w:p w14:paraId="2CD21D20" w14:textId="0320E414" w:rsidR="0024065B" w:rsidRPr="0082184E" w:rsidRDefault="0024065B" w:rsidP="0024065B">
            <w:pPr>
              <w:rPr>
                <w:rFonts w:cstheme="majorHAnsi"/>
              </w:rPr>
            </w:pPr>
            <w:r w:rsidRPr="0082184E">
              <w:rPr>
                <w:rFonts w:cstheme="majorHAnsi" w:hint="eastAsia"/>
              </w:rPr>
              <w:t>複数</w:t>
            </w:r>
          </w:p>
        </w:tc>
        <w:tc>
          <w:tcPr>
            <w:tcW w:w="890" w:type="pct"/>
          </w:tcPr>
          <w:p w14:paraId="13B41AFC" w14:textId="5DEC3FCD" w:rsidR="0024065B" w:rsidRPr="0082184E" w:rsidRDefault="0024065B" w:rsidP="0024065B">
            <w:pPr>
              <w:rPr>
                <w:rFonts w:cstheme="majorHAnsi"/>
              </w:rPr>
            </w:pPr>
            <w:r w:rsidRPr="0082184E">
              <w:rPr>
                <w:rFonts w:cstheme="majorHAnsi" w:hint="eastAsia"/>
              </w:rPr>
              <w:t>複数</w:t>
            </w:r>
          </w:p>
        </w:tc>
        <w:tc>
          <w:tcPr>
            <w:tcW w:w="2398" w:type="pct"/>
          </w:tcPr>
          <w:p w14:paraId="7F7BFE86" w14:textId="5411C8D7" w:rsidR="0024065B" w:rsidRPr="00E85DE2" w:rsidRDefault="003C11B7" w:rsidP="0024065B">
            <w:pPr>
              <w:rPr>
                <w:rFonts w:cstheme="majorHAnsi"/>
                <w:color w:val="FF0000"/>
              </w:rPr>
            </w:pPr>
            <w:r>
              <w:rPr>
                <w:rFonts w:cstheme="majorHAnsi" w:hint="eastAsia"/>
                <w:noProof/>
              </w:rPr>
              <mc:AlternateContent>
                <mc:Choice Requires="wps">
                  <w:drawing>
                    <wp:anchor distT="0" distB="0" distL="114300" distR="114300" simplePos="0" relativeHeight="251686912" behindDoc="0" locked="0" layoutInCell="1" allowOverlap="1" wp14:anchorId="4C85DB87" wp14:editId="47730E35">
                      <wp:simplePos x="0" y="0"/>
                      <wp:positionH relativeFrom="column">
                        <wp:posOffset>-76250</wp:posOffset>
                      </wp:positionH>
                      <wp:positionV relativeFrom="paragraph">
                        <wp:posOffset>215579</wp:posOffset>
                      </wp:positionV>
                      <wp:extent cx="168275" cy="167005"/>
                      <wp:effectExtent l="0" t="0" r="22225" b="23495"/>
                      <wp:wrapNone/>
                      <wp:docPr id="287" name="スマイル 287"/>
                      <wp:cNvGraphicFramePr/>
                      <a:graphic xmlns:a="http://schemas.openxmlformats.org/drawingml/2006/main">
                        <a:graphicData uri="http://schemas.microsoft.com/office/word/2010/wordprocessingShape">
                          <wps:wsp>
                            <wps:cNvSpPr/>
                            <wps:spPr>
                              <a:xfrm>
                                <a:off x="0" y="0"/>
                                <a:ext cx="168275" cy="167005"/>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5226E351" id="スマイル 287" o:spid="_x0000_s1026" type="#_x0000_t96" style="position:absolute;left:0;text-align:left;margin-left:-6pt;margin-top:16.95pt;width:13.25pt;height:13.15pt;z-index:25221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" fillcolor="white [3201]" strokecolor="black [3200]" strokeweight="1pt">
                      <v:stroke joinstyle="miter"/>
                    </v:shape>
                  </w:pict>
                </mc:Fallback>
              </mc:AlternateContent>
            </w:r>
            <w:r>
              <w:rPr>
                <w:rFonts w:cstheme="majorHAnsi"/>
                <w:noProof/>
                <w:color w:val="FF0000"/>
              </w:rPr>
              <mc:AlternateContent>
                <mc:Choice Requires="wps">
                  <w:drawing>
                    <wp:anchor distT="0" distB="0" distL="114300" distR="114300" simplePos="0" relativeHeight="251692032" behindDoc="0" locked="0" layoutInCell="1" allowOverlap="1" wp14:anchorId="0418EF26" wp14:editId="06242EAE">
                      <wp:simplePos x="0" y="0"/>
                      <wp:positionH relativeFrom="column">
                        <wp:posOffset>92408</wp:posOffset>
                      </wp:positionH>
                      <wp:positionV relativeFrom="paragraph">
                        <wp:posOffset>183006</wp:posOffset>
                      </wp:positionV>
                      <wp:extent cx="353060" cy="224155"/>
                      <wp:effectExtent l="0" t="0" r="26670" b="23495"/>
                      <wp:wrapNone/>
                      <wp:docPr id="285" name="正方形/長方形 285"/>
                      <wp:cNvGraphicFramePr/>
                      <a:graphic xmlns:a="http://schemas.openxmlformats.org/drawingml/2006/main">
                        <a:graphicData uri="http://schemas.microsoft.com/office/word/2010/wordprocessingShape">
                          <wps:wsp>
                            <wps:cNvSpPr/>
                            <wps:spPr>
                              <a:xfrm>
                                <a:off x="0" y="0"/>
                                <a:ext cx="353060" cy="224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0418EF26" id="正方形/長方形 285" o:spid="_x0000_s1093" style="position:absolute;left:0;text-align:left;margin-left:7.3pt;margin-top:14.4pt;width:27.8pt;height:17.6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" fillcolor="white [3212]" strokecolor="#1f4d78 [1604]" strokeweight="1pt">
                      <v:textbox inset="1mm,1mm,0,0">
                        <w:txbxContent>
                          <w:p w14:paraId="553388B3"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85888" behindDoc="0" locked="0" layoutInCell="1" allowOverlap="1" wp14:anchorId="1A3011D6" wp14:editId="3F656DD4">
                      <wp:simplePos x="0" y="0"/>
                      <wp:positionH relativeFrom="column">
                        <wp:posOffset>-35290</wp:posOffset>
                      </wp:positionH>
                      <wp:positionV relativeFrom="paragraph">
                        <wp:posOffset>50857</wp:posOffset>
                      </wp:positionV>
                      <wp:extent cx="352425" cy="223520"/>
                      <wp:effectExtent l="0" t="0" r="26670" b="24130"/>
                      <wp:wrapNone/>
                      <wp:docPr id="286" name="正方形/長方形 286"/>
                      <wp:cNvGraphicFramePr/>
                      <a:graphic xmlns:a="http://schemas.openxmlformats.org/drawingml/2006/main">
                        <a:graphicData uri="http://schemas.microsoft.com/office/word/2010/wordprocessingShape">
                          <wps:wsp>
                            <wps:cNvSpPr/>
                            <wps:spPr>
                              <a:xfrm>
                                <a:off x="0" y="0"/>
                                <a:ext cx="352425" cy="2235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wps:txbx>
                            <wps:bodyPr wrap="none" lIns="36000" tIns="36000" rIns="0" bIns="0" rtlCol="0" anchor="t"/>
                          </wps:wsp>
                        </a:graphicData>
                      </a:graphic>
                    </wp:anchor>
                  </w:drawing>
                </mc:Choice>
                <mc:Fallback>
                  <w:pict>
                    <v:rect w14:anchorId="1A3011D6" id="正方形/長方形 286" o:spid="_x0000_s1094" style="position:absolute;left:0;text-align:left;margin-left:-2.8pt;margin-top:4pt;width:27.75pt;height:17.6pt;z-index:251685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" fillcolor="white [3212]" strokecolor="#1f4d78 [1604]" strokeweight="1pt">
                      <v:textbox inset="1mm,1mm,0,0">
                        <w:txbxContent>
                          <w:p w14:paraId="471F81C0" w14:textId="77777777" w:rsidR="0024065B" w:rsidRPr="008250DF" w:rsidRDefault="0024065B" w:rsidP="0024065B">
                            <w:pPr>
                              <w:spacing w:line="160" w:lineRule="exact"/>
                              <w:jc w:val="center"/>
                              <w:rPr>
                                <w:rFonts w:ascii="Meiryo UI" w:eastAsia="Meiryo UI" w:hAnsi="Meiryo UI"/>
                                <w:color w:val="000000" w:themeColor="text1"/>
                                <w:kern w:val="24"/>
                                <w:sz w:val="16"/>
                                <w:szCs w:val="16"/>
                              </w:rPr>
                            </w:pPr>
                            <w:r>
                              <w:rPr>
                                <w:rFonts w:ascii="Meiryo UI" w:eastAsia="Meiryo UI" w:hAnsi="Meiryo UI" w:hint="eastAsia"/>
                                <w:color w:val="000000" w:themeColor="text1"/>
                                <w:kern w:val="24"/>
                                <w:sz w:val="16"/>
                                <w:szCs w:val="16"/>
                              </w:rPr>
                              <w:t>提供</w:t>
                            </w:r>
                            <w:r w:rsidRPr="008250DF">
                              <w:rPr>
                                <w:rFonts w:ascii="Meiryo UI" w:eastAsia="Meiryo UI" w:hAnsi="Meiryo UI" w:hint="eastAsia"/>
                                <w:color w:val="000000" w:themeColor="text1"/>
                                <w:kern w:val="24"/>
                                <w:sz w:val="16"/>
                                <w:szCs w:val="16"/>
                              </w:rPr>
                              <w:t>者</w:t>
                            </w:r>
                          </w:p>
                        </w:txbxContent>
                      </v:textbox>
                    </v:rect>
                  </w:pict>
                </mc:Fallback>
              </mc:AlternateContent>
            </w:r>
            <w:r>
              <w:rPr>
                <w:rFonts w:cstheme="majorHAnsi" w:hint="eastAsia"/>
                <w:noProof/>
              </w:rPr>
              <mc:AlternateContent>
                <mc:Choice Requires="wps">
                  <w:drawing>
                    <wp:anchor distT="0" distB="0" distL="114300" distR="114300" simplePos="0" relativeHeight="251688960" behindDoc="0" locked="0" layoutInCell="1" allowOverlap="1" wp14:anchorId="6E07C612" wp14:editId="5A8F1B8D">
                      <wp:simplePos x="0" y="0"/>
                      <wp:positionH relativeFrom="column">
                        <wp:posOffset>383540</wp:posOffset>
                      </wp:positionH>
                      <wp:positionV relativeFrom="paragraph">
                        <wp:posOffset>67945</wp:posOffset>
                      </wp:positionV>
                      <wp:extent cx="1895475" cy="666750"/>
                      <wp:effectExtent l="0" t="0" r="28575" b="19050"/>
                      <wp:wrapNone/>
                      <wp:docPr id="481" name="正方形/長方形 48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26E322E" id="正方形/長方形 481" o:spid="_x0000_s1026" style="position:absolute;left:0;text-align:left;margin-left:30.2pt;margin-top:5.35pt;width:149.25pt;height:52.5pt;z-index:25222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" filled="f" strokecolor="black [3200]" strokeweight="1pt">
                      <v:stroke dashstyle="longDash"/>
                      <v:textbox inset=",0"/>
                    </v:rect>
                  </w:pict>
                </mc:Fallback>
              </mc:AlternateContent>
            </w:r>
            <w:r w:rsidR="004E69D5">
              <w:rPr>
                <w:rFonts w:cstheme="majorHAnsi"/>
                <w:noProof/>
                <w:color w:val="FF0000"/>
              </w:rPr>
              <mc:AlternateContent>
                <mc:Choice Requires="wps">
                  <w:drawing>
                    <wp:anchor distT="0" distB="0" distL="114300" distR="114300" simplePos="0" relativeHeight="251646976" behindDoc="0" locked="0" layoutInCell="1" allowOverlap="1" wp14:anchorId="2F38E0D5" wp14:editId="299C2F57">
                      <wp:simplePos x="0" y="0"/>
                      <wp:positionH relativeFrom="column">
                        <wp:posOffset>502285</wp:posOffset>
                      </wp:positionH>
                      <wp:positionV relativeFrom="paragraph">
                        <wp:posOffset>177800</wp:posOffset>
                      </wp:positionV>
                      <wp:extent cx="794385" cy="217170"/>
                      <wp:effectExtent l="0" t="0" r="24765" b="11430"/>
                      <wp:wrapNone/>
                      <wp:docPr id="529" name="正方形/長方形 529"/>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2F38E0D5" id="正方形/長方形 529" o:spid="_x0000_s1095" style="position:absolute;left:0;text-align:left;margin-left:39.55pt;margin-top:14pt;width:62.55pt;height:17.1pt;z-index:251646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" fillcolor="#9cc2e5 [1940]" strokecolor="#1f4d78 [1604]" strokeweight="1pt">
                      <v:textbox>
                        <w:txbxContent>
                          <w:p w14:paraId="00A4B621"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sidR="004D1BEB">
              <w:rPr>
                <w:rFonts w:cstheme="majorHAnsi"/>
                <w:noProof/>
                <w:color w:val="FF0000"/>
              </w:rPr>
              <mc:AlternateContent>
                <mc:Choice Requires="wps">
                  <w:drawing>
                    <wp:anchor distT="0" distB="0" distL="114300" distR="114300" simplePos="0" relativeHeight="251648000" behindDoc="0" locked="0" layoutInCell="1" allowOverlap="1" wp14:anchorId="12A7F5B3" wp14:editId="6B8F5B81">
                      <wp:simplePos x="0" y="0"/>
                      <wp:positionH relativeFrom="column">
                        <wp:posOffset>1538605</wp:posOffset>
                      </wp:positionH>
                      <wp:positionV relativeFrom="paragraph">
                        <wp:posOffset>169545</wp:posOffset>
                      </wp:positionV>
                      <wp:extent cx="646430" cy="215900"/>
                      <wp:effectExtent l="0" t="0" r="20320" b="12700"/>
                      <wp:wrapNone/>
                      <wp:docPr id="533" name="正方形/長方形 533"/>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12A7F5B3" id="正方形/長方形 533" o:spid="_x0000_s1096" style="position:absolute;left:0;text-align:left;margin-left:121.15pt;margin-top:13.35pt;width:50.9pt;height:17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" fillcolor="white [3212]" strokecolor="#1f4d78 [1604]" strokeweight="1pt">
                      <v:textbox inset="1mm,1mm,0,0">
                        <w:txbxContent>
                          <w:p w14:paraId="66C0CF40"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4D1BEB">
              <w:rPr>
                <w:rFonts w:cstheme="majorHAnsi" w:hint="eastAsia"/>
                <w:noProof/>
              </w:rPr>
              <mc:AlternateContent>
                <mc:Choice Requires="wps">
                  <w:drawing>
                    <wp:anchor distT="0" distB="0" distL="114300" distR="114300" simplePos="0" relativeHeight="251680768" behindDoc="0" locked="0" layoutInCell="1" allowOverlap="1" wp14:anchorId="652164F4" wp14:editId="6DE98970">
                      <wp:simplePos x="0" y="0"/>
                      <wp:positionH relativeFrom="column">
                        <wp:posOffset>292100</wp:posOffset>
                      </wp:positionH>
                      <wp:positionV relativeFrom="paragraph">
                        <wp:posOffset>125095</wp:posOffset>
                      </wp:positionV>
                      <wp:extent cx="1895475" cy="666750"/>
                      <wp:effectExtent l="0" t="0" r="28575" b="19050"/>
                      <wp:wrapNone/>
                      <wp:docPr id="271" name="正方形/長方形 271"/>
                      <wp:cNvGraphicFramePr/>
                      <a:graphic xmlns:a="http://schemas.openxmlformats.org/drawingml/2006/main">
                        <a:graphicData uri="http://schemas.microsoft.com/office/word/2010/wordprocessingShape">
                          <wps:wsp>
                            <wps:cNvSpPr/>
                            <wps:spPr>
                              <a:xfrm>
                                <a:off x="0" y="0"/>
                                <a:ext cx="1895475" cy="666750"/>
                              </a:xfrm>
                              <a:prstGeom prst="rect">
                                <a:avLst/>
                              </a:prstGeom>
                              <a:noFill/>
                              <a:ln>
                                <a:prstDash val="lg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7551E3F" id="正方形/長方形 271" o:spid="_x0000_s1026" style="position:absolute;left:0;text-align:left;margin-left:23pt;margin-top:9.85pt;width:149.25pt;height:52.5pt;z-index:25220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" filled="f" strokecolor="black [3200]" strokeweight="1pt">
                      <v:stroke dashstyle="longDash"/>
                      <v:textbox inset=",0"/>
                    </v:rect>
                  </w:pict>
                </mc:Fallback>
              </mc:AlternateContent>
            </w:r>
            <w:r w:rsidR="0024065B" w:rsidRPr="00E85DE2">
              <w:rPr>
                <w:rFonts w:cstheme="majorHAnsi"/>
                <w:noProof/>
                <w:color w:val="FF0000"/>
              </w:rPr>
              <mc:AlternateContent>
                <mc:Choice Requires="wps">
                  <w:drawing>
                    <wp:anchor distT="0" distB="0" distL="114300" distR="114300" simplePos="0" relativeHeight="251644928" behindDoc="0" locked="0" layoutInCell="1" allowOverlap="1" wp14:anchorId="69023BDB" wp14:editId="35676CC5">
                      <wp:simplePos x="0" y="0"/>
                      <wp:positionH relativeFrom="column">
                        <wp:posOffset>1681480</wp:posOffset>
                      </wp:positionH>
                      <wp:positionV relativeFrom="paragraph">
                        <wp:posOffset>168275</wp:posOffset>
                      </wp:positionV>
                      <wp:extent cx="272415" cy="0"/>
                      <wp:effectExtent l="0" t="0" r="0" b="0"/>
                      <wp:wrapNone/>
                      <wp:docPr id="542" name="直線コネクタ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EE03B5" id="直線コネクタ 542" o:spid="_x0000_s1026" style="position:absolute;left:0;text-align:left;flip:y;z-index:25217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4pt,13.25pt" to="153.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" strokecolor="#5b9bd5 [3204]" strokeweight=".5pt">
                      <v:stroke joinstyle="miter"/>
                      <o:lock v:ext="edit" shapetype="f"/>
                    </v:line>
                  </w:pict>
                </mc:Fallback>
              </mc:AlternateContent>
            </w:r>
          </w:p>
          <w:p w14:paraId="52E057BC" w14:textId="4952CEA0" w:rsidR="0024065B" w:rsidRPr="00E85DE2" w:rsidRDefault="003C11B7" w:rsidP="0024065B">
            <w:pPr>
              <w:rPr>
                <w:rFonts w:cstheme="majorHAnsi"/>
                <w:color w:val="FF0000"/>
              </w:rPr>
            </w:pPr>
            <w:r>
              <w:rPr>
                <w:rFonts w:cstheme="majorHAnsi"/>
                <w:noProof/>
                <w:color w:val="FF0000"/>
              </w:rPr>
              <mc:AlternateContent>
                <mc:Choice Requires="wps">
                  <w:drawing>
                    <wp:anchor distT="0" distB="0" distL="114300" distR="114300" simplePos="0" relativeHeight="251693056" behindDoc="0" locked="0" layoutInCell="1" allowOverlap="1" wp14:anchorId="30FA820D" wp14:editId="0F3FA5D3">
                      <wp:simplePos x="0" y="0"/>
                      <wp:positionH relativeFrom="column">
                        <wp:posOffset>34648</wp:posOffset>
                      </wp:positionH>
                      <wp:positionV relativeFrom="paragraph">
                        <wp:posOffset>132684</wp:posOffset>
                      </wp:positionV>
                      <wp:extent cx="168910" cy="167640"/>
                      <wp:effectExtent l="0" t="0" r="21590" b="22860"/>
                      <wp:wrapNone/>
                      <wp:docPr id="283" name="スマイル 283"/>
                      <wp:cNvGraphicFramePr/>
                      <a:graphic xmlns:a="http://schemas.openxmlformats.org/drawingml/2006/main">
                        <a:graphicData uri="http://schemas.microsoft.com/office/word/2010/wordprocessingShape">
                          <wps:wsp>
                            <wps:cNvSpPr/>
                            <wps:spPr>
                              <a:xfrm>
                                <a:off x="0" y="0"/>
                                <a:ext cx="168910" cy="167640"/>
                              </a:xfrm>
                              <a:prstGeom prst="smileyFace">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shape w14:anchorId="5397F7FE" id="スマイル 283" o:spid="_x0000_s1026" type="#_x0000_t96" style="position:absolute;left:0;text-align:left;margin-left:2.75pt;margin-top:10.45pt;width:13.3pt;height:13.2pt;z-index:25222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" fillcolor="white [3201]" strokecolor="black [3200]" strokeweight="1pt">
                      <v:stroke joinstyle="miter"/>
                    </v:shape>
                  </w:pict>
                </mc:Fallback>
              </mc:AlternateContent>
            </w:r>
            <w:r>
              <w:rPr>
                <w:rFonts w:cstheme="majorHAnsi"/>
                <w:noProof/>
                <w:color w:val="FF0000"/>
              </w:rPr>
              <mc:AlternateContent>
                <mc:Choice Requires="wps">
                  <w:drawing>
                    <wp:anchor distT="0" distB="0" distL="114300" distR="114300" simplePos="0" relativeHeight="251649024" behindDoc="0" locked="0" layoutInCell="1" allowOverlap="1" wp14:anchorId="7B37D247" wp14:editId="6D738924">
                      <wp:simplePos x="0" y="0"/>
                      <wp:positionH relativeFrom="column">
                        <wp:posOffset>1293143</wp:posOffset>
                      </wp:positionH>
                      <wp:positionV relativeFrom="paragraph">
                        <wp:posOffset>52874</wp:posOffset>
                      </wp:positionV>
                      <wp:extent cx="230856" cy="270981"/>
                      <wp:effectExtent l="0" t="0" r="36195" b="34290"/>
                      <wp:wrapNone/>
                      <wp:docPr id="534" name="直線コネクタ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0856" cy="2709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C3C6D" id="直線コネクタ 534" o:spid="_x0000_s1026" style="position:absolute;left:0;text-align:left;flip:y;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4.15pt" to="12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" strokecolor="#5b9bd5 [3204]" strokeweight=".5pt">
                      <v:stroke joinstyle="miter"/>
                      <o:lock v:ext="edit" shapetype="f"/>
                    </v:line>
                  </w:pict>
                </mc:Fallback>
              </mc:AlternateContent>
            </w:r>
            <w:r>
              <w:rPr>
                <w:rFonts w:cstheme="majorHAnsi"/>
                <w:noProof/>
                <w:color w:val="FF0000"/>
              </w:rPr>
              <mc:AlternateContent>
                <mc:Choice Requires="wps">
                  <w:drawing>
                    <wp:anchor distT="0" distB="0" distL="114300" distR="114300" simplePos="0" relativeHeight="251650048" behindDoc="0" locked="0" layoutInCell="1" allowOverlap="1" wp14:anchorId="51490538" wp14:editId="542B6E33">
                      <wp:simplePos x="0" y="0"/>
                      <wp:positionH relativeFrom="column">
                        <wp:posOffset>1293143</wp:posOffset>
                      </wp:positionH>
                      <wp:positionV relativeFrom="paragraph">
                        <wp:posOffset>48348</wp:posOffset>
                      </wp:positionV>
                      <wp:extent cx="244443" cy="276131"/>
                      <wp:effectExtent l="0" t="0" r="22860" b="29210"/>
                      <wp:wrapNone/>
                      <wp:docPr id="535" name="直線コネクタ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2761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33EE45" id="直線コネクタ 535" o:spid="_x0000_s1026" style="position:absolute;left:0;text-align:lef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3.8pt" to="121.0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" strokecolor="#5b9bd5 [3204]" strokeweight=".5pt">
                      <v:stroke joinstyle="miter"/>
                      <o:lock v:ext="edit" shapetype="f"/>
                    </v:line>
                  </w:pict>
                </mc:Fallback>
              </mc:AlternateContent>
            </w:r>
            <w:r>
              <w:rPr>
                <w:rFonts w:cstheme="majorHAnsi"/>
                <w:noProof/>
                <w:color w:val="FF0000"/>
              </w:rPr>
              <mc:AlternateContent>
                <mc:Choice Requires="wps">
                  <w:drawing>
                    <wp:anchor distT="0" distB="0" distL="114300" distR="114300" simplePos="0" relativeHeight="251652096" behindDoc="0" locked="0" layoutInCell="1" allowOverlap="1" wp14:anchorId="0B3EC6F6" wp14:editId="2B2496AC">
                      <wp:simplePos x="0" y="0"/>
                      <wp:positionH relativeFrom="column">
                        <wp:posOffset>496570</wp:posOffset>
                      </wp:positionH>
                      <wp:positionV relativeFrom="paragraph">
                        <wp:posOffset>228600</wp:posOffset>
                      </wp:positionV>
                      <wp:extent cx="794385" cy="217170"/>
                      <wp:effectExtent l="0" t="0" r="24765" b="11430"/>
                      <wp:wrapNone/>
                      <wp:docPr id="538" name="正方形/長方形 538"/>
                      <wp:cNvGraphicFramePr/>
                      <a:graphic xmlns:a="http://schemas.openxmlformats.org/drawingml/2006/main">
                        <a:graphicData uri="http://schemas.microsoft.com/office/word/2010/wordprocessingShape">
                          <wps:wsp>
                            <wps:cNvSpPr/>
                            <wps:spPr>
                              <a:xfrm>
                                <a:off x="0" y="0"/>
                                <a:ext cx="794385" cy="2171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wps:txbx>
                            <wps:bodyPr wrap="none" rtlCol="0" anchor="t"/>
                          </wps:wsp>
                        </a:graphicData>
                      </a:graphic>
                    </wp:anchor>
                  </w:drawing>
                </mc:Choice>
                <mc:Fallback>
                  <w:pict>
                    <v:rect w14:anchorId="0B3EC6F6" id="正方形/長方形 538" o:spid="_x0000_s1097" style="position:absolute;left:0;text-align:left;margin-left:39.1pt;margin-top:18pt;width:62.55pt;height:17.1pt;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" fillcolor="#9cc2e5 [1940]" strokecolor="#1f4d78 [1604]" strokeweight="1pt">
                      <v:textbox>
                        <w:txbxContent>
                          <w:p w14:paraId="7DFAADA8"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提供者コネクタ</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B8293E8" wp14:editId="1D979A5C">
                      <wp:simplePos x="0" y="0"/>
                      <wp:positionH relativeFrom="column">
                        <wp:posOffset>1302385</wp:posOffset>
                      </wp:positionH>
                      <wp:positionV relativeFrom="paragraph">
                        <wp:posOffset>54610</wp:posOffset>
                      </wp:positionV>
                      <wp:extent cx="222885" cy="0"/>
                      <wp:effectExtent l="0" t="0" r="0" b="0"/>
                      <wp:wrapNone/>
                      <wp:docPr id="31" name="直線コネクタ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28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9E7B16" id="直線コネクタ 31" o:spid="_x0000_s1026" style="position:absolute;left:0;text-align:left;z-index:25220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5pt,4.3pt" to="120.1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" strokecolor="#5b9bd5 [3204]" strokeweight=".5pt">
                      <v:stroke joinstyle="miter"/>
                      <o:lock v:ext="edit" shapetype="f"/>
                    </v:line>
                  </w:pict>
                </mc:Fallback>
              </mc:AlternateContent>
            </w:r>
            <w:r w:rsidR="004D1BEB">
              <w:rPr>
                <w:rFonts w:cstheme="majorHAnsi"/>
                <w:noProof/>
                <w:color w:val="FF0000"/>
              </w:rPr>
              <mc:AlternateContent>
                <mc:Choice Requires="wps">
                  <w:drawing>
                    <wp:anchor distT="0" distB="0" distL="114300" distR="114300" simplePos="0" relativeHeight="251651072" behindDoc="0" locked="0" layoutInCell="1" allowOverlap="1" wp14:anchorId="74EE2FF6" wp14:editId="4C85DA18">
                      <wp:simplePos x="0" y="0"/>
                      <wp:positionH relativeFrom="column">
                        <wp:posOffset>1544320</wp:posOffset>
                      </wp:positionH>
                      <wp:positionV relativeFrom="paragraph">
                        <wp:posOffset>236220</wp:posOffset>
                      </wp:positionV>
                      <wp:extent cx="646430" cy="215900"/>
                      <wp:effectExtent l="0" t="0" r="20320" b="12700"/>
                      <wp:wrapNone/>
                      <wp:docPr id="536" name="正方形/長方形 536"/>
                      <wp:cNvGraphicFramePr/>
                      <a:graphic xmlns:a="http://schemas.openxmlformats.org/drawingml/2006/main">
                        <a:graphicData uri="http://schemas.microsoft.com/office/word/2010/wordprocessingShape">
                          <wps:wsp>
                            <wps:cNvSpPr/>
                            <wps:spPr>
                              <a:xfrm>
                                <a:off x="0" y="0"/>
                                <a:ext cx="646430" cy="2159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wps:txbx>
                            <wps:bodyPr wrap="square" lIns="36000" tIns="36000" rIns="0" bIns="0" rtlCol="0" anchor="t"/>
                          </wps:wsp>
                        </a:graphicData>
                      </a:graphic>
                    </wp:anchor>
                  </w:drawing>
                </mc:Choice>
                <mc:Fallback>
                  <w:pict>
                    <v:rect w14:anchorId="74EE2FF6" id="正方形/長方形 536" o:spid="_x0000_s1098" style="position:absolute;left:0;text-align:left;margin-left:121.6pt;margin-top:18.6pt;width:50.9pt;height:17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" fillcolor="white [3212]" strokecolor="#1f4d78 [1604]" strokeweight="1pt">
                      <v:textbox inset="1mm,1mm,0,0">
                        <w:txbxContent>
                          <w:p w14:paraId="3F5AEAB5" w14:textId="77777777" w:rsidR="0024065B" w:rsidRPr="00836ABC" w:rsidRDefault="0024065B" w:rsidP="0024065B">
                            <w:pPr>
                              <w:spacing w:line="200" w:lineRule="exact"/>
                              <w:jc w:val="center"/>
                              <w:rPr>
                                <w:rFonts w:ascii="Meiryo UI" w:eastAsia="Meiryo UI" w:hAnsi="Meiryo UI"/>
                                <w:color w:val="000000" w:themeColor="text1"/>
                                <w:kern w:val="24"/>
                                <w:sz w:val="16"/>
                                <w:szCs w:val="16"/>
                              </w:rPr>
                            </w:pPr>
                            <w:r w:rsidRPr="00836ABC">
                              <w:rPr>
                                <w:rFonts w:ascii="Meiryo UI" w:eastAsia="Meiryo UI" w:hAnsi="Meiryo UI" w:hint="eastAsia"/>
                                <w:color w:val="000000" w:themeColor="text1"/>
                                <w:kern w:val="24"/>
                                <w:sz w:val="16"/>
                                <w:szCs w:val="16"/>
                              </w:rPr>
                              <w:t>データ管理</w:t>
                            </w:r>
                            <w:r>
                              <w:rPr>
                                <w:rFonts w:ascii="Meiryo UI" w:eastAsia="Meiryo UI" w:hAnsi="Meiryo UI" w:hint="eastAsia"/>
                                <w:color w:val="000000" w:themeColor="text1"/>
                                <w:kern w:val="24"/>
                                <w:sz w:val="16"/>
                                <w:szCs w:val="16"/>
                              </w:rPr>
                              <w:t xml:space="preserve"> </w:t>
                            </w:r>
                          </w:p>
                        </w:txbxContent>
                      </v:textbox>
                    </v:rect>
                  </w:pict>
                </mc:Fallback>
              </mc:AlternateContent>
            </w:r>
            <w:r w:rsidR="0024065B">
              <w:rPr>
                <w:rFonts w:cstheme="majorHAnsi" w:hint="eastAsia"/>
                <w:noProof/>
              </w:rPr>
              <mc:AlternateContent>
                <mc:Choice Requires="wps">
                  <w:drawing>
                    <wp:anchor distT="0" distB="0" distL="114300" distR="114300" simplePos="0" relativeHeight="251687936" behindDoc="0" locked="0" layoutInCell="1" allowOverlap="1" wp14:anchorId="1CADDE55" wp14:editId="5FACE28C">
                      <wp:simplePos x="0" y="0"/>
                      <wp:positionH relativeFrom="column">
                        <wp:posOffset>2122170</wp:posOffset>
                      </wp:positionH>
                      <wp:positionV relativeFrom="paragraph">
                        <wp:posOffset>229870</wp:posOffset>
                      </wp:positionV>
                      <wp:extent cx="158115" cy="0"/>
                      <wp:effectExtent l="0" t="0" r="0" b="0"/>
                      <wp:wrapNone/>
                      <wp:docPr id="480" name="直線コネクタ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81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DFB97" id="直線コネクタ 480" o:spid="_x0000_s1026" style="position:absolute;left:0;text-align:left;flip:y;z-index:252219904;visibility:visible;mso-wrap-style:square;mso-wrap-distance-left:9pt;mso-wrap-distance-top:0;mso-wrap-distance-right:9pt;mso-wrap-distance-bottom:0;mso-position-horizontal:absolute;mso-position-horizontal-relative:text;mso-position-vertical:absolute;mso-position-vertical-relative:text" from="167.1pt,18.1pt" to="179.5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" strokecolor="#5b9bd5 [3204]" strokeweight=".5pt">
                      <v:stroke joinstyle="miter"/>
                      <o:lock v:ext="edit" shapetype="f"/>
                    </v:line>
                  </w:pict>
                </mc:Fallback>
              </mc:AlternateContent>
            </w:r>
          </w:p>
          <w:p w14:paraId="1015110D" w14:textId="7F358CDA" w:rsidR="0024065B" w:rsidRDefault="0024065B" w:rsidP="0024065B">
            <w:pPr>
              <w:rPr>
                <w:rFonts w:cstheme="majorHAnsi"/>
                <w:color w:val="FF0000"/>
              </w:rPr>
            </w:pPr>
            <w:r>
              <w:rPr>
                <w:noProof/>
              </w:rPr>
              <mc:AlternateContent>
                <mc:Choice Requires="wps">
                  <w:drawing>
                    <wp:anchor distT="0" distB="0" distL="114300" distR="114300" simplePos="0" relativeHeight="251676672" behindDoc="0" locked="0" layoutInCell="1" allowOverlap="1" wp14:anchorId="02587A15" wp14:editId="02B315F4">
                      <wp:simplePos x="0" y="0"/>
                      <wp:positionH relativeFrom="column">
                        <wp:posOffset>1293143</wp:posOffset>
                      </wp:positionH>
                      <wp:positionV relativeFrom="paragraph">
                        <wp:posOffset>95879</wp:posOffset>
                      </wp:positionV>
                      <wp:extent cx="244443" cy="0"/>
                      <wp:effectExtent l="0" t="0" r="0" b="0"/>
                      <wp:wrapNone/>
                      <wp:docPr id="264" name="直線コネクタ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444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4CAF34" id="直線コネクタ 264" o:spid="_x0000_s1026" style="position:absolute;left:0;text-align:left;z-index:25220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8pt,7.55pt" to="121.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" strokecolor="#5b9bd5 [3204]" strokeweight=".5pt">
                      <v:stroke joinstyle="miter"/>
                      <o:lock v:ext="edit" shapetype="f"/>
                    </v:line>
                  </w:pict>
                </mc:Fallback>
              </mc:AlternateContent>
            </w:r>
            <w:r w:rsidRPr="00E85DE2">
              <w:rPr>
                <w:rFonts w:cstheme="majorHAnsi"/>
                <w:noProof/>
                <w:color w:val="FF0000"/>
              </w:rPr>
              <mc:AlternateContent>
                <mc:Choice Requires="wps">
                  <w:drawing>
                    <wp:anchor distT="0" distB="0" distL="114300" distR="114300" simplePos="0" relativeHeight="251645952" behindDoc="0" locked="0" layoutInCell="1" allowOverlap="1" wp14:anchorId="632A7846" wp14:editId="2716E23F">
                      <wp:simplePos x="0" y="0"/>
                      <wp:positionH relativeFrom="column">
                        <wp:posOffset>1676400</wp:posOffset>
                      </wp:positionH>
                      <wp:positionV relativeFrom="paragraph">
                        <wp:posOffset>96520</wp:posOffset>
                      </wp:positionV>
                      <wp:extent cx="272415" cy="0"/>
                      <wp:effectExtent l="0" t="0" r="0" b="0"/>
                      <wp:wrapNone/>
                      <wp:docPr id="543" name="直線コネクタ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24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BD014" id="直線コネクタ 543" o:spid="_x0000_s1026" style="position:absolute;left:0;text-align:left;flip:y;z-index:25217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7.6pt" to="153.4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" strokecolor="#5b9bd5 [3204]" strokeweight=".5pt">
                      <v:stroke joinstyle="miter"/>
                      <o:lock v:ext="edit" shapetype="f"/>
                    </v:line>
                  </w:pict>
                </mc:Fallback>
              </mc:AlternateContent>
            </w:r>
          </w:p>
          <w:p w14:paraId="0392A749" w14:textId="27581E0D" w:rsidR="0024065B" w:rsidRPr="00E85DE2" w:rsidDel="00371D9C" w:rsidRDefault="0024065B" w:rsidP="0024065B">
            <w:pPr>
              <w:rPr>
                <w:rFonts w:cstheme="majorHAnsi"/>
                <w:color w:val="FF0000"/>
              </w:rPr>
            </w:pPr>
          </w:p>
        </w:tc>
        <w:tc>
          <w:tcPr>
            <w:tcW w:w="499" w:type="pct"/>
          </w:tcPr>
          <w:p w14:paraId="1F96D364" w14:textId="6683533E" w:rsidR="0024065B" w:rsidRPr="0082184E" w:rsidRDefault="0024065B" w:rsidP="0024065B">
            <w:pPr>
              <w:rPr>
                <w:rFonts w:cstheme="majorHAnsi"/>
              </w:rPr>
            </w:pPr>
            <w:r w:rsidRPr="0082184E">
              <w:rPr>
                <w:rFonts w:cstheme="majorHAnsi" w:hint="eastAsia"/>
              </w:rPr>
              <w:t>対象外</w:t>
            </w:r>
          </w:p>
        </w:tc>
      </w:tr>
    </w:tbl>
    <w:p w14:paraId="6679C386" w14:textId="77777777" w:rsidR="00397C38" w:rsidRDefault="00397C38">
      <w:pPr>
        <w:widowControl/>
        <w:jc w:val="left"/>
        <w:rPr>
          <w:rFonts w:cstheme="majorBidi"/>
          <w:sz w:val="24"/>
          <w:szCs w:val="24"/>
        </w:rPr>
      </w:pPr>
    </w:p>
    <w:p w14:paraId="2C58E14F" w14:textId="7B2A2D19" w:rsidR="00254AD5" w:rsidRPr="00254AD5" w:rsidRDefault="000E2B4B" w:rsidP="00866CBA">
      <w:pPr>
        <w:pStyle w:val="1"/>
      </w:pPr>
      <w:bookmarkStart w:id="24" w:name="_Toc115972276"/>
      <w:bookmarkEnd w:id="18"/>
      <w:bookmarkEnd w:id="19"/>
      <w:bookmarkEnd w:id="20"/>
      <w:r>
        <w:rPr>
          <w:rFonts w:hint="eastAsia"/>
        </w:rPr>
        <w:lastRenderedPageBreak/>
        <w:t>CADDE</w:t>
      </w:r>
      <w:r>
        <w:rPr>
          <w:rFonts w:hint="eastAsia"/>
        </w:rPr>
        <w:t>システム利用パターン</w:t>
      </w:r>
      <w:bookmarkEnd w:id="24"/>
    </w:p>
    <w:p w14:paraId="1971D0DA" w14:textId="51963AA8" w:rsidR="00795144" w:rsidRPr="00EC4862" w:rsidRDefault="00925670" w:rsidP="00795144">
      <w:pPr>
        <w:pStyle w:val="2"/>
      </w:pPr>
      <w:bookmarkStart w:id="25" w:name="_Toc110011467"/>
      <w:bookmarkStart w:id="26" w:name="_Toc115972277"/>
      <w:r>
        <w:rPr>
          <w:rFonts w:hint="eastAsia"/>
        </w:rPr>
        <w:t>システム利用パターン</w:t>
      </w:r>
      <w:r w:rsidRPr="00E11BA5">
        <w:rPr>
          <w:rFonts w:hint="eastAsia"/>
        </w:rPr>
        <w:t>概要</w:t>
      </w:r>
      <w:bookmarkEnd w:id="25"/>
      <w:bookmarkEnd w:id="26"/>
    </w:p>
    <w:p w14:paraId="01A3BB4A" w14:textId="09EE9454" w:rsidR="00050152" w:rsidRDefault="00975B06" w:rsidP="00050152">
      <w:pPr>
        <w:widowControl/>
        <w:ind w:firstLineChars="67" w:firstLine="141"/>
        <w:jc w:val="left"/>
      </w:pPr>
      <w:r>
        <w:rPr>
          <w:rFonts w:hint="eastAsia"/>
        </w:rPr>
        <w:t>CADDE</w:t>
      </w:r>
      <w:r>
        <w:rPr>
          <w:rFonts w:hint="eastAsia"/>
        </w:rPr>
        <w:t>のシステム利用パターン</w:t>
      </w:r>
      <w:r w:rsidR="00050152">
        <w:rPr>
          <w:rFonts w:hint="eastAsia"/>
        </w:rPr>
        <w:t>として、</w:t>
      </w:r>
      <w:r w:rsidR="006B30B8">
        <w:fldChar w:fldCharType="begin"/>
      </w:r>
      <w:r w:rsidR="006B30B8">
        <w:instrText xml:space="preserve"> </w:instrText>
      </w:r>
      <w:r w:rsidR="006B30B8">
        <w:rPr>
          <w:rFonts w:hint="eastAsia"/>
        </w:rPr>
        <w:instrText>REF _Ref112091422 \h</w:instrText>
      </w:r>
      <w:r w:rsidR="006B30B8">
        <w:instrText xml:space="preserve"> </w:instrText>
      </w:r>
      <w:r w:rsidR="006B30B8">
        <w:fldChar w:fldCharType="separate"/>
      </w:r>
      <w:r w:rsidR="006B30B8">
        <w:rPr>
          <w:rFonts w:hint="eastAsia"/>
        </w:rPr>
        <w:t>表</w:t>
      </w:r>
      <w:r w:rsidR="006B30B8">
        <w:rPr>
          <w:rFonts w:hint="eastAsia"/>
        </w:rPr>
        <w:t xml:space="preserve"> </w:t>
      </w:r>
      <w:r w:rsidR="006B30B8">
        <w:rPr>
          <w:noProof/>
        </w:rPr>
        <w:t>2.1</w:t>
      </w:r>
      <w:r w:rsidR="006B30B8">
        <w:noBreakHyphen/>
      </w:r>
      <w:r w:rsidR="006B30B8">
        <w:rPr>
          <w:noProof/>
        </w:rPr>
        <w:t>1</w:t>
      </w:r>
      <w:r w:rsidR="006B30B8">
        <w:fldChar w:fldCharType="end"/>
      </w:r>
      <w:r>
        <w:rPr>
          <w:rFonts w:hint="eastAsia"/>
        </w:rPr>
        <w:t>に示した</w:t>
      </w:r>
      <w:r>
        <w:rPr>
          <w:rFonts w:hint="eastAsia"/>
        </w:rPr>
        <w:t>3</w:t>
      </w:r>
      <w:r>
        <w:rPr>
          <w:rFonts w:hint="eastAsia"/>
        </w:rPr>
        <w:t>種類</w:t>
      </w:r>
      <w:r w:rsidR="0045632D">
        <w:rPr>
          <w:rFonts w:hint="eastAsia"/>
        </w:rPr>
        <w:t>（基本パターン、簡易パターン、データ取引市場利用パターン）</w:t>
      </w:r>
      <w:r>
        <w:rPr>
          <w:rFonts w:hint="eastAsia"/>
        </w:rPr>
        <w:t>が</w:t>
      </w:r>
      <w:r w:rsidR="00050152">
        <w:rPr>
          <w:rFonts w:hint="eastAsia"/>
        </w:rPr>
        <w:t>ある</w:t>
      </w:r>
      <w:r>
        <w:rPr>
          <w:rFonts w:hint="eastAsia"/>
        </w:rPr>
        <w:t>。</w:t>
      </w:r>
      <w:r>
        <w:rPr>
          <w:rFonts w:hint="eastAsia"/>
        </w:rPr>
        <w:t>CADDE</w:t>
      </w:r>
      <w:r>
        <w:rPr>
          <w:rFonts w:hint="eastAsia"/>
        </w:rPr>
        <w:t>システム利用パターンによって導入する機能が異な</w:t>
      </w:r>
      <w:r w:rsidR="00925670">
        <w:rPr>
          <w:rFonts w:hint="eastAsia"/>
        </w:rPr>
        <w:t>る</w:t>
      </w:r>
      <w:r>
        <w:rPr>
          <w:rFonts w:hint="eastAsia"/>
        </w:rPr>
        <w:t>。各システムパターンの特徴や機能の詳細については、</w:t>
      </w:r>
      <w:r>
        <w:fldChar w:fldCharType="begin"/>
      </w:r>
      <w:r>
        <w:instrText xml:space="preserve"> </w:instrText>
      </w:r>
      <w:r>
        <w:rPr>
          <w:rFonts w:hint="eastAsia"/>
        </w:rPr>
        <w:instrText>REF _Ref106646537 \r \h</w:instrText>
      </w:r>
      <w:r>
        <w:instrText xml:space="preserve"> </w:instrText>
      </w:r>
      <w:r>
        <w:fldChar w:fldCharType="separate"/>
      </w:r>
      <w:r>
        <w:t>2.2</w:t>
      </w:r>
      <w:r>
        <w:fldChar w:fldCharType="end"/>
      </w:r>
      <w:r>
        <w:t>.</w:t>
      </w:r>
      <w:r>
        <w:fldChar w:fldCharType="begin"/>
      </w:r>
      <w:r>
        <w:instrText xml:space="preserve"> REF _Ref106646537 \h </w:instrText>
      </w:r>
      <w:r>
        <w:fldChar w:fldCharType="separate"/>
      </w:r>
      <w:r>
        <w:rPr>
          <w:rFonts w:hint="eastAsia"/>
        </w:rPr>
        <w:t>システムパターン詳細</w:t>
      </w:r>
      <w:r>
        <w:fldChar w:fldCharType="end"/>
      </w:r>
      <w:r>
        <w:rPr>
          <w:rFonts w:hint="eastAsia"/>
        </w:rPr>
        <w:t>に記載してい</w:t>
      </w:r>
      <w:r w:rsidR="00925670">
        <w:rPr>
          <w:rFonts w:hint="eastAsia"/>
        </w:rPr>
        <w:t>る</w:t>
      </w:r>
      <w:r>
        <w:rPr>
          <w:rFonts w:hint="eastAsia"/>
        </w:rPr>
        <w:t>。</w:t>
      </w:r>
    </w:p>
    <w:p w14:paraId="13C1C605" w14:textId="77777777" w:rsidR="00407DDB" w:rsidRPr="00EC4862" w:rsidRDefault="00407DDB" w:rsidP="00975B06">
      <w:pPr>
        <w:spacing w:line="276" w:lineRule="auto"/>
        <w:rPr>
          <w:rFonts w:ascii="ＭＳ 明朝" w:hAnsi="ＭＳ 明朝"/>
        </w:rPr>
      </w:pPr>
    </w:p>
    <w:p w14:paraId="39463C8E" w14:textId="6EFEBB44" w:rsidR="00975B06" w:rsidRDefault="00050152" w:rsidP="00050152">
      <w:pPr>
        <w:pStyle w:val="ab"/>
        <w:jc w:val="center"/>
      </w:pPr>
      <w:bookmarkStart w:id="27" w:name="_Ref112091422"/>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2.1</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27"/>
      <w:r w:rsidR="00975B06">
        <w:rPr>
          <w:rFonts w:hint="eastAsia"/>
        </w:rPr>
        <w:t xml:space="preserve"> </w:t>
      </w:r>
      <w:r>
        <w:rPr>
          <w:rFonts w:hint="eastAsia"/>
        </w:rPr>
        <w:t xml:space="preserve">　</w:t>
      </w:r>
      <w:r w:rsidR="00975B06">
        <w:t>CADDE</w:t>
      </w:r>
      <w:r w:rsidR="00975B06">
        <w:rPr>
          <w:rFonts w:hint="eastAsia"/>
        </w:rPr>
        <w:t>システム利用パターンと導入機能</w:t>
      </w:r>
    </w:p>
    <w:p w14:paraId="122ACE46" w14:textId="2AB037DA" w:rsidR="00407DDB" w:rsidRPr="007268CA" w:rsidRDefault="007268CA" w:rsidP="00407DDB">
      <w:r>
        <w:rPr>
          <w:noProof/>
        </w:rPr>
        <w:drawing>
          <wp:inline distT="0" distB="0" distL="0" distR="0" wp14:anchorId="089D570A" wp14:editId="527FDC32">
            <wp:extent cx="6138354" cy="4607931"/>
            <wp:effectExtent l="0" t="0" r="0" b="254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1703" cy="4625458"/>
                    </a:xfrm>
                    <a:prstGeom prst="rect">
                      <a:avLst/>
                    </a:prstGeom>
                    <a:noFill/>
                    <a:ln>
                      <a:noFill/>
                    </a:ln>
                  </pic:spPr>
                </pic:pic>
              </a:graphicData>
            </a:graphic>
          </wp:inline>
        </w:drawing>
      </w:r>
    </w:p>
    <w:p w14:paraId="7525902A" w14:textId="3D188A4D" w:rsidR="00407DDB" w:rsidRDefault="00407DDB" w:rsidP="00407DDB"/>
    <w:p w14:paraId="717E8D4D" w14:textId="77777777" w:rsidR="00407DDB" w:rsidRPr="00407DDB" w:rsidRDefault="00407DDB" w:rsidP="00407DDB"/>
    <w:p w14:paraId="14AE410B" w14:textId="7453D7BD" w:rsidR="00CA2702" w:rsidRPr="00EC4862" w:rsidRDefault="00453471" w:rsidP="00453471">
      <w:pPr>
        <w:widowControl/>
        <w:jc w:val="left"/>
      </w:pPr>
      <w:r w:rsidRPr="00EC4862">
        <w:br w:type="page"/>
      </w:r>
    </w:p>
    <w:p w14:paraId="70A63903" w14:textId="7D5B9EE6" w:rsidR="00FE3775" w:rsidRDefault="00925670" w:rsidP="00FE3775">
      <w:pPr>
        <w:pStyle w:val="2"/>
      </w:pPr>
      <w:bookmarkStart w:id="28" w:name="_Toc115972278"/>
      <w:r>
        <w:rPr>
          <w:rFonts w:hint="eastAsia"/>
        </w:rPr>
        <w:lastRenderedPageBreak/>
        <w:t>システム利用パターン</w:t>
      </w:r>
      <w:r w:rsidR="00CD7BB5">
        <w:rPr>
          <w:rFonts w:hint="eastAsia"/>
        </w:rPr>
        <w:t>とその導入と設定概要</w:t>
      </w:r>
      <w:bookmarkEnd w:id="28"/>
    </w:p>
    <w:p w14:paraId="6E01238E" w14:textId="7F737257" w:rsidR="007465B6" w:rsidRDefault="00CD7BB5" w:rsidP="007465B6">
      <w:r>
        <w:rPr>
          <w:rFonts w:hint="eastAsia"/>
        </w:rPr>
        <w:t>本節では、</w:t>
      </w:r>
      <w:r w:rsidR="00925670">
        <w:rPr>
          <w:rFonts w:hint="eastAsia"/>
        </w:rPr>
        <w:t>3</w:t>
      </w:r>
      <w:r w:rsidR="00925670">
        <w:rPr>
          <w:rFonts w:hint="eastAsia"/>
        </w:rPr>
        <w:t>種類のシステム利用パターン</w:t>
      </w:r>
      <w:r>
        <w:rPr>
          <w:rFonts w:hint="eastAsia"/>
        </w:rPr>
        <w:t>とその導入や設定</w:t>
      </w:r>
      <w:r w:rsidR="00925670">
        <w:rPr>
          <w:rFonts w:hint="eastAsia"/>
        </w:rPr>
        <w:t>について説明</w:t>
      </w:r>
      <w:r w:rsidR="007465B6">
        <w:rPr>
          <w:rFonts w:hint="eastAsia"/>
        </w:rPr>
        <w:t>する。</w:t>
      </w:r>
      <w:bookmarkStart w:id="29" w:name="_Ref88827270"/>
      <w:bookmarkStart w:id="30" w:name="_Ref88827282"/>
      <w:bookmarkStart w:id="31" w:name="_Toc100848608"/>
      <w:bookmarkStart w:id="32" w:name="_Ref107995039"/>
      <w:bookmarkStart w:id="33" w:name="_Ref107995042"/>
    </w:p>
    <w:p w14:paraId="22849E4D" w14:textId="77777777" w:rsidR="00A114C5" w:rsidRDefault="00A114C5" w:rsidP="007465B6"/>
    <w:p w14:paraId="67599250" w14:textId="6F530AD6" w:rsidR="007465B6" w:rsidRDefault="007465B6" w:rsidP="00C72D46">
      <w:pPr>
        <w:pStyle w:val="3"/>
      </w:pPr>
      <w:bookmarkStart w:id="34" w:name="_Toc115972279"/>
      <w:r>
        <w:rPr>
          <w:rFonts w:hint="eastAsia"/>
        </w:rPr>
        <w:t>基本パターン</w:t>
      </w:r>
      <w:r w:rsidR="00CD7BB5">
        <w:rPr>
          <w:rFonts w:hint="eastAsia"/>
        </w:rPr>
        <w:t>とその導入と設定概要</w:t>
      </w:r>
      <w:bookmarkEnd w:id="34"/>
    </w:p>
    <w:p w14:paraId="034DE627" w14:textId="5860CC27" w:rsidR="007465B6" w:rsidRDefault="007465B6" w:rsidP="00B82A89">
      <w:pPr>
        <w:ind w:firstLineChars="67" w:firstLine="141"/>
        <w:rPr>
          <w:bCs/>
        </w:rPr>
      </w:pPr>
      <w:r>
        <w:rPr>
          <w:rFonts w:hint="eastAsia"/>
          <w:bCs/>
          <w:lang w:val="ja-JP"/>
        </w:rPr>
        <w:t>基本パターンは、</w:t>
      </w:r>
      <w:r w:rsidRPr="000A2F9E">
        <w:rPr>
          <w:rFonts w:hint="eastAsia"/>
          <w:bCs/>
        </w:rPr>
        <w:t>データ提供者が保有する限定提供データ</w:t>
      </w:r>
      <w:r w:rsidR="00B82A89">
        <w:rPr>
          <w:rFonts w:hint="eastAsia"/>
          <w:bCs/>
        </w:rPr>
        <w:t>の取得許可</w:t>
      </w:r>
      <w:r w:rsidRPr="000A2F9E">
        <w:rPr>
          <w:rFonts w:hint="eastAsia"/>
          <w:bCs/>
        </w:rPr>
        <w:t>を、データ提供者がデータ利用者に与える類型</w:t>
      </w:r>
      <w:r>
        <w:rPr>
          <w:rFonts w:hint="eastAsia"/>
          <w:bCs/>
        </w:rPr>
        <w:t>で</w:t>
      </w:r>
      <w:r w:rsidR="00A114C5">
        <w:rPr>
          <w:rFonts w:hint="eastAsia"/>
          <w:bCs/>
        </w:rPr>
        <w:t>ある</w:t>
      </w:r>
      <w:r w:rsidRPr="000A2F9E">
        <w:rPr>
          <w:rFonts w:hint="eastAsia"/>
          <w:bCs/>
        </w:rPr>
        <w:t>。</w:t>
      </w:r>
      <w:r w:rsidR="00F81AD6">
        <w:rPr>
          <w:bCs/>
        </w:rPr>
        <w:fldChar w:fldCharType="begin"/>
      </w:r>
      <w:r w:rsidR="00F81AD6">
        <w:rPr>
          <w:bCs/>
        </w:rPr>
        <w:instrText xml:space="preserve"> </w:instrText>
      </w:r>
      <w:r w:rsidR="00F81AD6">
        <w:rPr>
          <w:rFonts w:hint="eastAsia"/>
          <w:bCs/>
        </w:rPr>
        <w:instrText>REF _Ref112088226 \h</w:instrText>
      </w:r>
      <w:r w:rsidR="00F81AD6">
        <w:rPr>
          <w:bCs/>
        </w:rPr>
        <w:instrText xml:space="preserve"> </w:instrText>
      </w:r>
      <w:r w:rsidR="00F81AD6">
        <w:rPr>
          <w:bCs/>
        </w:rPr>
      </w:r>
      <w:r w:rsidR="00F81AD6">
        <w:rPr>
          <w:bCs/>
        </w:rPr>
        <w:fldChar w:fldCharType="separate"/>
      </w:r>
      <w:r w:rsidR="00F81AD6">
        <w:rPr>
          <w:rFonts w:hint="eastAsia"/>
        </w:rPr>
        <w:t>図</w:t>
      </w:r>
      <w:r w:rsidR="00F81AD6">
        <w:rPr>
          <w:rFonts w:hint="eastAsia"/>
        </w:rPr>
        <w:t xml:space="preserve"> </w:t>
      </w:r>
      <w:r w:rsidR="00F81AD6">
        <w:rPr>
          <w:noProof/>
        </w:rPr>
        <w:t>2.2</w:t>
      </w:r>
      <w:r w:rsidR="00F81AD6">
        <w:noBreakHyphen/>
      </w:r>
      <w:r w:rsidR="00F81AD6">
        <w:rPr>
          <w:noProof/>
        </w:rPr>
        <w:t>1</w:t>
      </w:r>
      <w:r w:rsidR="00F81AD6">
        <w:rPr>
          <w:bCs/>
        </w:rPr>
        <w:fldChar w:fldCharType="end"/>
      </w:r>
      <w:r w:rsidR="0022034C">
        <w:rPr>
          <w:rFonts w:hint="eastAsia"/>
          <w:bCs/>
        </w:rPr>
        <w:t>に基本パターンを示す。契約</w:t>
      </w:r>
      <w:r w:rsidRPr="000A2F9E">
        <w:rPr>
          <w:rFonts w:hint="eastAsia"/>
          <w:bCs/>
        </w:rPr>
        <w:t>プロセスが</w:t>
      </w:r>
      <w:r w:rsidRPr="000A2F9E">
        <w:rPr>
          <w:rFonts w:hint="eastAsia"/>
          <w:bCs/>
        </w:rPr>
        <w:t>CADDE</w:t>
      </w:r>
      <w:r w:rsidR="00B82A89">
        <w:rPr>
          <w:rFonts w:hint="eastAsia"/>
          <w:bCs/>
        </w:rPr>
        <w:t>の処理プロセスの</w:t>
      </w:r>
      <w:r w:rsidRPr="000A2F9E">
        <w:rPr>
          <w:rFonts w:hint="eastAsia"/>
          <w:bCs/>
        </w:rPr>
        <w:t>外で</w:t>
      </w:r>
      <w:r w:rsidR="00B82A89">
        <w:rPr>
          <w:rFonts w:hint="eastAsia"/>
          <w:bCs/>
        </w:rPr>
        <w:t>別途契約など</w:t>
      </w:r>
      <w:r w:rsidRPr="000A2F9E">
        <w:rPr>
          <w:rFonts w:hint="eastAsia"/>
          <w:bCs/>
        </w:rPr>
        <w:t>実施され</w:t>
      </w:r>
      <w:r w:rsidR="00B82A89">
        <w:rPr>
          <w:rFonts w:hint="eastAsia"/>
          <w:bCs/>
        </w:rPr>
        <w:t>データ提供者がデータ利用者に認可を与える処理</w:t>
      </w:r>
      <w:r w:rsidRPr="000A2F9E">
        <w:rPr>
          <w:rFonts w:hint="eastAsia"/>
          <w:bCs/>
        </w:rPr>
        <w:t>もこのパターンに含</w:t>
      </w:r>
      <w:r w:rsidR="00A114C5">
        <w:rPr>
          <w:rFonts w:hint="eastAsia"/>
          <w:bCs/>
        </w:rPr>
        <w:t>む</w:t>
      </w:r>
      <w:r w:rsidRPr="000A2F9E">
        <w:rPr>
          <w:rFonts w:hint="eastAsia"/>
          <w:bCs/>
        </w:rPr>
        <w:t>。</w:t>
      </w:r>
    </w:p>
    <w:p w14:paraId="36378937" w14:textId="77777777" w:rsidR="007465B6" w:rsidRPr="000A2F9E" w:rsidRDefault="007465B6" w:rsidP="007465B6">
      <w:pPr>
        <w:rPr>
          <w:bCs/>
        </w:rPr>
      </w:pPr>
    </w:p>
    <w:p w14:paraId="211618E9" w14:textId="0BC5280C" w:rsidR="007465B6" w:rsidRDefault="00B82A89" w:rsidP="007465B6">
      <w:pPr>
        <w:keepNext/>
      </w:pPr>
      <w:r>
        <w:rPr>
          <w:noProof/>
        </w:rPr>
        <w:drawing>
          <wp:inline distT="0" distB="0" distL="0" distR="0" wp14:anchorId="3F21F7DE" wp14:editId="0727C27D">
            <wp:extent cx="6051550" cy="2582617"/>
            <wp:effectExtent l="0" t="0" r="6350" b="8255"/>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64260" cy="2588041"/>
                    </a:xfrm>
                    <a:prstGeom prst="rect">
                      <a:avLst/>
                    </a:prstGeom>
                    <a:noFill/>
                    <a:ln>
                      <a:noFill/>
                    </a:ln>
                  </pic:spPr>
                </pic:pic>
              </a:graphicData>
            </a:graphic>
          </wp:inline>
        </w:drawing>
      </w:r>
    </w:p>
    <w:p w14:paraId="7D0CDEF7" w14:textId="2D411358" w:rsidR="007465B6" w:rsidRDefault="00B82430" w:rsidP="00B82430">
      <w:pPr>
        <w:pStyle w:val="ab"/>
        <w:jc w:val="center"/>
      </w:pPr>
      <w:bookmarkStart w:id="35" w:name="_Ref112088226"/>
      <w:r>
        <w:rPr>
          <w:rFonts w:hint="eastAsia"/>
        </w:rPr>
        <w:t>図</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図</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35"/>
      <w:r w:rsidR="004E723F">
        <w:t xml:space="preserve"> </w:t>
      </w:r>
      <w:r w:rsidR="00B016B4">
        <w:rPr>
          <w:rFonts w:hint="eastAsia"/>
        </w:rPr>
        <w:t>基本パターン</w:t>
      </w:r>
    </w:p>
    <w:p w14:paraId="109209D1" w14:textId="48D7FD5A" w:rsidR="00B016B4" w:rsidRDefault="00B016B4" w:rsidP="00B016B4"/>
    <w:p w14:paraId="56343D94" w14:textId="00C78021" w:rsidR="00562252" w:rsidRDefault="00587D9B" w:rsidP="008739DF">
      <w:pPr>
        <w:ind w:firstLineChars="67" w:firstLine="141"/>
        <w:rPr>
          <w:lang w:val="ja-JP"/>
        </w:rPr>
      </w:pPr>
      <w:r>
        <w:rPr>
          <w:rFonts w:hint="eastAsia"/>
        </w:rPr>
        <w:t>基本パターンを導入するデータ提供者やデータ利用者の導入機能部品と、</w:t>
      </w:r>
      <w:r>
        <w:rPr>
          <w:rFonts w:hint="eastAsia"/>
        </w:rPr>
        <w:t>CADDE</w:t>
      </w:r>
      <w:r>
        <w:rPr>
          <w:rFonts w:hint="eastAsia"/>
        </w:rPr>
        <w:t>支援サービスの運営者への申請、コネクタの設定（コンフィグ設定）の概要について以下に記載する。詳細は、</w:t>
      </w:r>
      <w:r w:rsidR="00E23879">
        <w:rPr>
          <w:rFonts w:hint="eastAsia"/>
          <w:lang w:val="ja-JP"/>
        </w:rPr>
        <w:t>CADDE4.0</w:t>
      </w:r>
      <w:r w:rsidR="00E23879" w:rsidRPr="00EA745A">
        <w:rPr>
          <w:rFonts w:hint="eastAsia"/>
          <w:lang w:val="ja-JP"/>
        </w:rPr>
        <w:t>導入ガイドライン</w:t>
      </w:r>
      <w:r w:rsidR="00E23879">
        <w:rPr>
          <w:rFonts w:hint="eastAsia"/>
          <w:lang w:val="ja-JP"/>
        </w:rPr>
        <w:t>【</w:t>
      </w:r>
      <w:r w:rsidR="00E23879" w:rsidRPr="00E16E44">
        <w:rPr>
          <w:rFonts w:hint="eastAsia"/>
          <w:lang w:val="ja-JP"/>
        </w:rPr>
        <w:t>第</w:t>
      </w:r>
      <w:r w:rsidR="00E23879">
        <w:rPr>
          <w:rFonts w:hint="eastAsia"/>
          <w:lang w:val="ja-JP"/>
        </w:rPr>
        <w:t>2</w:t>
      </w:r>
      <w:r w:rsidR="00E23879" w:rsidRPr="00E16E44">
        <w:rPr>
          <w:rFonts w:hint="eastAsia"/>
          <w:lang w:val="ja-JP"/>
        </w:rPr>
        <w:t>編</w:t>
      </w:r>
      <w:r w:rsidR="00E23879">
        <w:rPr>
          <w:rFonts w:hint="eastAsia"/>
          <w:lang w:val="ja-JP"/>
        </w:rPr>
        <w:t>】データ提供者</w:t>
      </w:r>
      <w:r w:rsidR="00197042">
        <w:rPr>
          <w:rFonts w:hint="eastAsia"/>
          <w:lang w:val="ja-JP"/>
        </w:rPr>
        <w:t>環境導入</w:t>
      </w:r>
      <w:r w:rsidR="00E23879">
        <w:rPr>
          <w:rFonts w:hint="eastAsia"/>
          <w:lang w:val="ja-JP"/>
        </w:rPr>
        <w:t>編、及び、</w:t>
      </w:r>
      <w:r w:rsidR="00E23879">
        <w:rPr>
          <w:rFonts w:hint="eastAsia"/>
          <w:lang w:val="ja-JP"/>
        </w:rPr>
        <w:t>CADDE4.0</w:t>
      </w:r>
      <w:r w:rsidR="00E23879" w:rsidRPr="00EA745A">
        <w:rPr>
          <w:rFonts w:hint="eastAsia"/>
          <w:lang w:val="ja-JP"/>
        </w:rPr>
        <w:t>導入ガイドライン</w:t>
      </w:r>
      <w:r w:rsidR="00E23879">
        <w:rPr>
          <w:rFonts w:hint="eastAsia"/>
          <w:lang w:val="ja-JP"/>
        </w:rPr>
        <w:t>【</w:t>
      </w:r>
      <w:r w:rsidR="00E23879" w:rsidRPr="00E16E44">
        <w:rPr>
          <w:rFonts w:hint="eastAsia"/>
          <w:lang w:val="ja-JP"/>
        </w:rPr>
        <w:t>第</w:t>
      </w:r>
      <w:r w:rsidR="00E23879">
        <w:rPr>
          <w:lang w:val="ja-JP"/>
        </w:rPr>
        <w:t>3</w:t>
      </w:r>
      <w:r w:rsidR="00E23879" w:rsidRPr="00E16E44">
        <w:rPr>
          <w:rFonts w:hint="eastAsia"/>
          <w:lang w:val="ja-JP"/>
        </w:rPr>
        <w:t>編</w:t>
      </w:r>
      <w:r w:rsidR="00E23879">
        <w:rPr>
          <w:rFonts w:hint="eastAsia"/>
          <w:lang w:val="ja-JP"/>
        </w:rPr>
        <w:t>】データ利用者</w:t>
      </w:r>
      <w:r w:rsidR="00197042">
        <w:rPr>
          <w:rFonts w:hint="eastAsia"/>
          <w:lang w:val="ja-JP"/>
        </w:rPr>
        <w:t>環境導入</w:t>
      </w:r>
      <w:r w:rsidR="00E23879">
        <w:rPr>
          <w:rFonts w:hint="eastAsia"/>
          <w:lang w:val="ja-JP"/>
        </w:rPr>
        <w:t>編を参照。</w:t>
      </w:r>
    </w:p>
    <w:p w14:paraId="5D849EAD" w14:textId="2EBACB1E" w:rsidR="007750B8" w:rsidRDefault="007750B8" w:rsidP="00562252">
      <w:pPr>
        <w:ind w:firstLineChars="67" w:firstLine="141"/>
        <w:jc w:val="left"/>
      </w:pPr>
      <w:r>
        <w:rPr>
          <w:rFonts w:hint="eastAsia"/>
        </w:rPr>
        <w:t>基本パターン</w:t>
      </w:r>
      <w:r w:rsidRPr="00C96DEA">
        <w:rPr>
          <w:rFonts w:hint="eastAsia"/>
        </w:rPr>
        <w:t>のユースケースについて説明</w:t>
      </w:r>
      <w:r>
        <w:rPr>
          <w:rFonts w:hint="eastAsia"/>
        </w:rPr>
        <w:t>する</w:t>
      </w:r>
      <w:r w:rsidRPr="00C96DEA">
        <w:rPr>
          <w:rFonts w:hint="eastAsia"/>
        </w:rPr>
        <w:t>。</w:t>
      </w:r>
    </w:p>
    <w:p w14:paraId="43C836BA" w14:textId="77777777" w:rsidR="007750B8" w:rsidRPr="00C96DEA" w:rsidRDefault="007750B8" w:rsidP="007750B8">
      <w:pPr>
        <w:pStyle w:val="a"/>
        <w:ind w:leftChars="0" w:left="0"/>
      </w:pPr>
      <w:r w:rsidRPr="00C96DEA">
        <w:rPr>
          <w:rFonts w:hint="eastAsia"/>
        </w:rPr>
        <w:t>データとしては、限定公開データで</w:t>
      </w:r>
      <w:r>
        <w:rPr>
          <w:rFonts w:hint="eastAsia"/>
        </w:rPr>
        <w:t>あり、</w:t>
      </w:r>
      <w:r w:rsidRPr="00C96DEA">
        <w:rPr>
          <w:rFonts w:hint="eastAsia"/>
        </w:rPr>
        <w:t>データ提供者がデータ取得の許可を与えたメンバ</w:t>
      </w:r>
      <w:r>
        <w:rPr>
          <w:rFonts w:hint="eastAsia"/>
        </w:rPr>
        <w:t>にのみ、</w:t>
      </w:r>
      <w:r w:rsidRPr="00C96DEA">
        <w:rPr>
          <w:rFonts w:hint="eastAsia"/>
        </w:rPr>
        <w:t>提供</w:t>
      </w:r>
      <w:r>
        <w:rPr>
          <w:rFonts w:hint="eastAsia"/>
        </w:rPr>
        <w:t>されるもの</w:t>
      </w:r>
      <w:r w:rsidRPr="00C96DEA">
        <w:rPr>
          <w:rFonts w:hint="eastAsia"/>
        </w:rPr>
        <w:t>。</w:t>
      </w:r>
    </w:p>
    <w:p w14:paraId="72E85C47" w14:textId="77777777" w:rsidR="007750B8" w:rsidRPr="00C96DEA" w:rsidRDefault="007750B8" w:rsidP="007750B8">
      <w:pPr>
        <w:pStyle w:val="a"/>
        <w:ind w:leftChars="0" w:left="0"/>
      </w:pPr>
      <w:r w:rsidRPr="00C96DEA">
        <w:rPr>
          <w:rFonts w:hint="eastAsia"/>
        </w:rPr>
        <w:t>ユーザ識別要件としては、メンバ間のデータ交換を想定</w:t>
      </w:r>
      <w:r>
        <w:rPr>
          <w:rFonts w:hint="eastAsia"/>
        </w:rPr>
        <w:t>するため</w:t>
      </w:r>
      <w:r w:rsidRPr="00C96DEA">
        <w:rPr>
          <w:rFonts w:hint="eastAsia"/>
        </w:rPr>
        <w:t>、データ提供者やデータ利用者を認証</w:t>
      </w:r>
      <w:r>
        <w:rPr>
          <w:rFonts w:hint="eastAsia"/>
        </w:rPr>
        <w:t>する</w:t>
      </w:r>
      <w:r w:rsidRPr="00C96DEA">
        <w:rPr>
          <w:rFonts w:hint="eastAsia"/>
        </w:rPr>
        <w:t>。</w:t>
      </w:r>
    </w:p>
    <w:p w14:paraId="77F9E520" w14:textId="3C4BF57D" w:rsidR="00E23879" w:rsidRDefault="007750B8" w:rsidP="008739DF">
      <w:pPr>
        <w:pStyle w:val="a"/>
        <w:ind w:leftChars="0" w:left="0"/>
      </w:pPr>
      <w:r w:rsidRPr="00C96DEA">
        <w:rPr>
          <w:rFonts w:hint="eastAsia"/>
        </w:rPr>
        <w:t>契約関係要件では、データ利用者</w:t>
      </w:r>
      <w:r w:rsidR="00012516">
        <w:rPr>
          <w:rFonts w:hint="eastAsia"/>
        </w:rPr>
        <w:t>が</w:t>
      </w:r>
      <w:r w:rsidR="00012516" w:rsidRPr="00C96DEA">
        <w:rPr>
          <w:rFonts w:hint="eastAsia"/>
        </w:rPr>
        <w:t>限定提供データを</w:t>
      </w:r>
      <w:r w:rsidRPr="00C96DEA">
        <w:rPr>
          <w:rFonts w:hint="eastAsia"/>
        </w:rPr>
        <w:t>取得してよいことの許可（認可サービスに登録）を</w:t>
      </w:r>
      <w:r w:rsidR="00012516" w:rsidRPr="00C96DEA">
        <w:rPr>
          <w:rFonts w:hint="eastAsia"/>
        </w:rPr>
        <w:t>データ提供者が</w:t>
      </w:r>
      <w:r w:rsidRPr="00C96DEA">
        <w:rPr>
          <w:rFonts w:hint="eastAsia"/>
        </w:rPr>
        <w:t>与える必要があ</w:t>
      </w:r>
      <w:r w:rsidR="00562252">
        <w:rPr>
          <w:rFonts w:hint="eastAsia"/>
        </w:rPr>
        <w:t>る</w:t>
      </w:r>
      <w:r w:rsidRPr="00C96DEA">
        <w:rPr>
          <w:rFonts w:hint="eastAsia"/>
        </w:rPr>
        <w:t>。データ提供者へのデータ取得許可を依頼する方法は、メールや別途の手段を想定して</w:t>
      </w:r>
      <w:r w:rsidR="00012516">
        <w:rPr>
          <w:rFonts w:hint="eastAsia"/>
        </w:rPr>
        <w:t>い</w:t>
      </w:r>
      <w:r w:rsidR="00562252">
        <w:rPr>
          <w:rFonts w:hint="eastAsia"/>
        </w:rPr>
        <w:t>る</w:t>
      </w:r>
      <w:r w:rsidRPr="00C96DEA">
        <w:rPr>
          <w:rFonts w:hint="eastAsia"/>
        </w:rPr>
        <w:t>。この類型は、データ利用者コネクタとデータ提供者コネクタを利用</w:t>
      </w:r>
      <w:r w:rsidR="00562252">
        <w:rPr>
          <w:rFonts w:hint="eastAsia"/>
        </w:rPr>
        <w:t>する</w:t>
      </w:r>
      <w:r w:rsidRPr="00C96DEA">
        <w:rPr>
          <w:rFonts w:hint="eastAsia"/>
        </w:rPr>
        <w:t>。メンバ間となるので、ユーザ管理でID登録とIdPによる認証を行</w:t>
      </w:r>
      <w:r w:rsidR="00562252">
        <w:rPr>
          <w:rFonts w:hint="eastAsia"/>
        </w:rPr>
        <w:t>う</w:t>
      </w:r>
      <w:r w:rsidRPr="00C96DEA">
        <w:rPr>
          <w:rFonts w:hint="eastAsia"/>
        </w:rPr>
        <w:t>。提供者コネクタは、詳細</w:t>
      </w:r>
      <w:r w:rsidR="00562252">
        <w:rPr>
          <w:rFonts w:hint="eastAsia"/>
        </w:rPr>
        <w:t>データ</w:t>
      </w:r>
      <w:r w:rsidRPr="00C96DEA">
        <w:rPr>
          <w:rFonts w:hint="eastAsia"/>
        </w:rPr>
        <w:t>カタログを</w:t>
      </w:r>
      <w:r w:rsidR="00562252">
        <w:rPr>
          <w:rFonts w:hint="eastAsia"/>
        </w:rPr>
        <w:t>提供</w:t>
      </w:r>
      <w:r w:rsidRPr="00C96DEA">
        <w:rPr>
          <w:rFonts w:hint="eastAsia"/>
        </w:rPr>
        <w:t>し、データ</w:t>
      </w:r>
      <w:r w:rsidR="00562252">
        <w:rPr>
          <w:rFonts w:hint="eastAsia"/>
        </w:rPr>
        <w:t>利用者は、</w:t>
      </w:r>
      <w:r w:rsidRPr="00C96DEA">
        <w:rPr>
          <w:rFonts w:hint="eastAsia"/>
        </w:rPr>
        <w:t>詳細コネクタを利用し</w:t>
      </w:r>
      <w:r w:rsidR="00562252">
        <w:rPr>
          <w:rFonts w:hint="eastAsia"/>
        </w:rPr>
        <w:t>て</w:t>
      </w:r>
      <w:r w:rsidRPr="00C96DEA">
        <w:rPr>
          <w:rFonts w:hint="eastAsia"/>
        </w:rPr>
        <w:t>データ</w:t>
      </w:r>
      <w:r w:rsidR="00562252">
        <w:rPr>
          <w:rFonts w:hint="eastAsia"/>
        </w:rPr>
        <w:t>の</w:t>
      </w:r>
      <w:r w:rsidRPr="00C96DEA">
        <w:rPr>
          <w:rFonts w:hint="eastAsia"/>
        </w:rPr>
        <w:t>取得情報を取得</w:t>
      </w:r>
      <w:r w:rsidR="00562252">
        <w:rPr>
          <w:rFonts w:hint="eastAsia"/>
        </w:rPr>
        <w:t>し、その情報を使い利用者コネクタと提供者コネクタ間で限定データの提供依頼と</w:t>
      </w:r>
      <w:r w:rsidR="008739DF">
        <w:rPr>
          <w:rFonts w:hint="eastAsia"/>
        </w:rPr>
        <w:t>提供の認可の確認と認可されていれば</w:t>
      </w:r>
      <w:r w:rsidR="00562252">
        <w:rPr>
          <w:rFonts w:hint="eastAsia"/>
        </w:rPr>
        <w:t>提供を行う</w:t>
      </w:r>
      <w:r w:rsidRPr="00C96DEA">
        <w:rPr>
          <w:rFonts w:hint="eastAsia"/>
        </w:rPr>
        <w:t>。</w:t>
      </w:r>
    </w:p>
    <w:p w14:paraId="233F58EE" w14:textId="77777777" w:rsidR="00587D9B" w:rsidRPr="00B016B4" w:rsidRDefault="00587D9B" w:rsidP="00587D9B">
      <w:pPr>
        <w:ind w:firstLineChars="67" w:firstLine="141"/>
      </w:pPr>
    </w:p>
    <w:p w14:paraId="5213B703" w14:textId="0004626E" w:rsidR="00B016B4" w:rsidRDefault="00E23879" w:rsidP="00E23879">
      <w:pPr>
        <w:pStyle w:val="ab"/>
        <w:jc w:val="center"/>
      </w:pPr>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r>
        <w:rPr>
          <w:rFonts w:hint="eastAsia"/>
        </w:rPr>
        <w:t xml:space="preserve">　基本パターンにおける導入</w:t>
      </w:r>
      <w:r w:rsidR="00B016B4">
        <w:rPr>
          <w:rFonts w:hint="eastAsia"/>
        </w:rPr>
        <w:t>機能部品と</w:t>
      </w:r>
      <w:r>
        <w:rPr>
          <w:rFonts w:hint="eastAsia"/>
        </w:rPr>
        <w:t>申請、</w:t>
      </w:r>
      <w:r w:rsidR="00B016B4">
        <w:rPr>
          <w:rFonts w:hint="eastAsia"/>
        </w:rPr>
        <w:t>設定</w:t>
      </w:r>
    </w:p>
    <w:tbl>
      <w:tblPr>
        <w:tblStyle w:val="a8"/>
        <w:tblW w:w="0" w:type="auto"/>
        <w:tblInd w:w="-5" w:type="dxa"/>
        <w:tblLook w:val="04A0" w:firstRow="1" w:lastRow="0" w:firstColumn="1" w:lastColumn="0" w:noHBand="0" w:noVBand="1"/>
      </w:tblPr>
      <w:tblGrid>
        <w:gridCol w:w="818"/>
        <w:gridCol w:w="1076"/>
        <w:gridCol w:w="2943"/>
        <w:gridCol w:w="4904"/>
      </w:tblGrid>
      <w:tr w:rsidR="007465B6" w14:paraId="0B5EB28A" w14:textId="77777777" w:rsidTr="00B016B4">
        <w:tc>
          <w:tcPr>
            <w:tcW w:w="818" w:type="dxa"/>
          </w:tcPr>
          <w:p w14:paraId="6A894C1D" w14:textId="77777777" w:rsidR="007465B6" w:rsidRDefault="007465B6" w:rsidP="00580BDB">
            <w:r>
              <w:rPr>
                <w:rFonts w:hint="eastAsia"/>
              </w:rPr>
              <w:t>#</w:t>
            </w:r>
          </w:p>
        </w:tc>
        <w:tc>
          <w:tcPr>
            <w:tcW w:w="1076" w:type="dxa"/>
          </w:tcPr>
          <w:p w14:paraId="3039E5AE" w14:textId="77777777" w:rsidR="007465B6" w:rsidRDefault="007465B6" w:rsidP="00580BDB">
            <w:r>
              <w:rPr>
                <w:rFonts w:hint="eastAsia"/>
              </w:rPr>
              <w:t>利用主体</w:t>
            </w:r>
          </w:p>
        </w:tc>
        <w:tc>
          <w:tcPr>
            <w:tcW w:w="2943" w:type="dxa"/>
          </w:tcPr>
          <w:p w14:paraId="382D0254" w14:textId="610864AD" w:rsidR="007465B6" w:rsidRDefault="00E23879" w:rsidP="00580BDB">
            <w:r>
              <w:rPr>
                <w:rFonts w:hint="eastAsia"/>
              </w:rPr>
              <w:t>導入</w:t>
            </w:r>
            <w:r w:rsidR="007465B6">
              <w:rPr>
                <w:rFonts w:hint="eastAsia"/>
              </w:rPr>
              <w:t>機能部品</w:t>
            </w:r>
          </w:p>
        </w:tc>
        <w:tc>
          <w:tcPr>
            <w:tcW w:w="4904" w:type="dxa"/>
          </w:tcPr>
          <w:p w14:paraId="31BF1A3F" w14:textId="1AF5584F" w:rsidR="007465B6" w:rsidRDefault="00DB185D" w:rsidP="00580BDB">
            <w:r>
              <w:rPr>
                <w:rFonts w:hint="eastAsia"/>
              </w:rPr>
              <w:t>導入、</w:t>
            </w:r>
            <w:r w:rsidR="007465B6">
              <w:rPr>
                <w:rFonts w:hint="eastAsia"/>
              </w:rPr>
              <w:t>申請</w:t>
            </w:r>
            <w:r w:rsidR="00E23879">
              <w:rPr>
                <w:rFonts w:hint="eastAsia"/>
              </w:rPr>
              <w:t>、設定</w:t>
            </w:r>
          </w:p>
        </w:tc>
      </w:tr>
      <w:tr w:rsidR="007465B6" w14:paraId="00C1B9EE" w14:textId="77777777" w:rsidTr="00B016B4">
        <w:tc>
          <w:tcPr>
            <w:tcW w:w="818" w:type="dxa"/>
          </w:tcPr>
          <w:p w14:paraId="4AF40ED5" w14:textId="77777777" w:rsidR="007465B6" w:rsidRDefault="007465B6" w:rsidP="00580BDB">
            <w:r>
              <w:rPr>
                <w:rFonts w:hint="eastAsia"/>
              </w:rPr>
              <w:t>1</w:t>
            </w:r>
          </w:p>
        </w:tc>
        <w:tc>
          <w:tcPr>
            <w:tcW w:w="1076" w:type="dxa"/>
            <w:vMerge w:val="restart"/>
          </w:tcPr>
          <w:p w14:paraId="7EE1FC13" w14:textId="0B2196F2" w:rsidR="00E23879" w:rsidRDefault="00E23879" w:rsidP="00580BDB">
            <w:r>
              <w:rPr>
                <w:rFonts w:hint="eastAsia"/>
              </w:rPr>
              <w:t>データ</w:t>
            </w:r>
          </w:p>
          <w:p w14:paraId="0FE9CBC9" w14:textId="7A508A99" w:rsidR="007465B6" w:rsidRDefault="007465B6" w:rsidP="00580BDB">
            <w:r>
              <w:rPr>
                <w:rFonts w:hint="eastAsia"/>
              </w:rPr>
              <w:t>提供者</w:t>
            </w:r>
          </w:p>
        </w:tc>
        <w:tc>
          <w:tcPr>
            <w:tcW w:w="2943" w:type="dxa"/>
            <w:vMerge w:val="restart"/>
          </w:tcPr>
          <w:p w14:paraId="173B9FA9" w14:textId="77777777" w:rsidR="007465B6" w:rsidRDefault="007465B6" w:rsidP="00580BDB">
            <w:r>
              <w:rPr>
                <w:rFonts w:hint="eastAsia"/>
              </w:rPr>
              <w:t>提供者コネクタ</w:t>
            </w:r>
          </w:p>
        </w:tc>
        <w:tc>
          <w:tcPr>
            <w:tcW w:w="4904" w:type="dxa"/>
          </w:tcPr>
          <w:p w14:paraId="6568CE5D" w14:textId="2FD39D53" w:rsidR="007465B6" w:rsidRDefault="007465B6" w:rsidP="00580BDB">
            <w:r>
              <w:rPr>
                <w:rFonts w:hint="eastAsia"/>
              </w:rPr>
              <w:t>CADDE</w:t>
            </w:r>
            <w:r w:rsidR="008613F1">
              <w:rPr>
                <w:rFonts w:hint="eastAsia"/>
              </w:rPr>
              <w:t>提供者コネクタを導入</w:t>
            </w:r>
          </w:p>
        </w:tc>
      </w:tr>
      <w:tr w:rsidR="008613F1" w14:paraId="39BEAA4B" w14:textId="77777777" w:rsidTr="00B016B4">
        <w:tc>
          <w:tcPr>
            <w:tcW w:w="818" w:type="dxa"/>
          </w:tcPr>
          <w:p w14:paraId="57BB7EA1" w14:textId="6447474D" w:rsidR="008613F1" w:rsidRDefault="008613F1" w:rsidP="008613F1">
            <w:r>
              <w:rPr>
                <w:rFonts w:hint="eastAsia"/>
              </w:rPr>
              <w:t>2</w:t>
            </w:r>
          </w:p>
        </w:tc>
        <w:tc>
          <w:tcPr>
            <w:tcW w:w="1076" w:type="dxa"/>
            <w:vMerge/>
          </w:tcPr>
          <w:p w14:paraId="4EF5DCCD" w14:textId="77777777" w:rsidR="008613F1" w:rsidRDefault="008613F1" w:rsidP="008613F1"/>
        </w:tc>
        <w:tc>
          <w:tcPr>
            <w:tcW w:w="2943" w:type="dxa"/>
            <w:vMerge/>
          </w:tcPr>
          <w:p w14:paraId="4924770B" w14:textId="77777777" w:rsidR="008613F1" w:rsidRDefault="008613F1" w:rsidP="008613F1"/>
        </w:tc>
        <w:tc>
          <w:tcPr>
            <w:tcW w:w="4904" w:type="dxa"/>
          </w:tcPr>
          <w:p w14:paraId="16F7C148" w14:textId="5C2D276C" w:rsidR="008613F1" w:rsidRDefault="008613F1" w:rsidP="008613F1">
            <w:r>
              <w:rPr>
                <w:rFonts w:hint="eastAsia"/>
              </w:rPr>
              <w:t>CADDE</w:t>
            </w:r>
            <w:r>
              <w:rPr>
                <w:rFonts w:hint="eastAsia"/>
              </w:rPr>
              <w:t>利用申請</w:t>
            </w:r>
          </w:p>
        </w:tc>
      </w:tr>
      <w:tr w:rsidR="008613F1" w14:paraId="4405E671" w14:textId="77777777" w:rsidTr="00B016B4">
        <w:tc>
          <w:tcPr>
            <w:tcW w:w="818" w:type="dxa"/>
          </w:tcPr>
          <w:p w14:paraId="23068168" w14:textId="68B3B55C" w:rsidR="008613F1" w:rsidRDefault="008613F1" w:rsidP="008613F1">
            <w:r>
              <w:rPr>
                <w:rFonts w:hint="eastAsia"/>
              </w:rPr>
              <w:t>3</w:t>
            </w:r>
          </w:p>
        </w:tc>
        <w:tc>
          <w:tcPr>
            <w:tcW w:w="1076" w:type="dxa"/>
            <w:vMerge/>
          </w:tcPr>
          <w:p w14:paraId="4B9F311F" w14:textId="77777777" w:rsidR="008613F1" w:rsidRDefault="008613F1" w:rsidP="008613F1"/>
        </w:tc>
        <w:tc>
          <w:tcPr>
            <w:tcW w:w="2943" w:type="dxa"/>
            <w:vMerge/>
          </w:tcPr>
          <w:p w14:paraId="352C5C66" w14:textId="77777777" w:rsidR="008613F1" w:rsidRDefault="008613F1" w:rsidP="008613F1"/>
        </w:tc>
        <w:tc>
          <w:tcPr>
            <w:tcW w:w="4904" w:type="dxa"/>
          </w:tcPr>
          <w:p w14:paraId="01E18708" w14:textId="77777777" w:rsidR="008613F1" w:rsidRDefault="008613F1" w:rsidP="008613F1">
            <w:r>
              <w:rPr>
                <w:rFonts w:hint="eastAsia"/>
              </w:rPr>
              <w:t>カタログシステム</w:t>
            </w:r>
            <w:r>
              <w:rPr>
                <w:rFonts w:hint="eastAsia"/>
              </w:rPr>
              <w:t>(CKAN)</w:t>
            </w:r>
            <w:r>
              <w:rPr>
                <w:rFonts w:hint="eastAsia"/>
              </w:rPr>
              <w:t>との接続設定</w:t>
            </w:r>
          </w:p>
        </w:tc>
      </w:tr>
      <w:tr w:rsidR="008613F1" w14:paraId="50EE6AA4" w14:textId="77777777" w:rsidTr="00B016B4">
        <w:tc>
          <w:tcPr>
            <w:tcW w:w="818" w:type="dxa"/>
          </w:tcPr>
          <w:p w14:paraId="31666129" w14:textId="55B00480" w:rsidR="008613F1" w:rsidRDefault="008613F1" w:rsidP="008613F1">
            <w:r>
              <w:rPr>
                <w:rFonts w:hint="eastAsia"/>
              </w:rPr>
              <w:t>4</w:t>
            </w:r>
          </w:p>
        </w:tc>
        <w:tc>
          <w:tcPr>
            <w:tcW w:w="1076" w:type="dxa"/>
            <w:vMerge/>
          </w:tcPr>
          <w:p w14:paraId="3FAA1FC9" w14:textId="77777777" w:rsidR="008613F1" w:rsidRDefault="008613F1" w:rsidP="008613F1"/>
        </w:tc>
        <w:tc>
          <w:tcPr>
            <w:tcW w:w="2943" w:type="dxa"/>
            <w:vMerge/>
          </w:tcPr>
          <w:p w14:paraId="7C923D34" w14:textId="77777777" w:rsidR="008613F1" w:rsidRDefault="008613F1" w:rsidP="008613F1"/>
        </w:tc>
        <w:tc>
          <w:tcPr>
            <w:tcW w:w="4904" w:type="dxa"/>
          </w:tcPr>
          <w:p w14:paraId="1142F645" w14:textId="77777777" w:rsidR="008613F1" w:rsidRDefault="008613F1" w:rsidP="008613F1">
            <w:r>
              <w:rPr>
                <w:rFonts w:hint="eastAsia"/>
              </w:rPr>
              <w:t>データ管理との接続設定</w:t>
            </w:r>
          </w:p>
        </w:tc>
      </w:tr>
      <w:tr w:rsidR="008613F1" w14:paraId="23822312" w14:textId="77777777" w:rsidTr="00B016B4">
        <w:tc>
          <w:tcPr>
            <w:tcW w:w="818" w:type="dxa"/>
          </w:tcPr>
          <w:p w14:paraId="657DEA8B" w14:textId="6F896AF4" w:rsidR="008613F1" w:rsidRDefault="008613F1" w:rsidP="008613F1">
            <w:r>
              <w:rPr>
                <w:rFonts w:hint="eastAsia"/>
              </w:rPr>
              <w:t>5</w:t>
            </w:r>
          </w:p>
        </w:tc>
        <w:tc>
          <w:tcPr>
            <w:tcW w:w="1076" w:type="dxa"/>
            <w:vMerge/>
          </w:tcPr>
          <w:p w14:paraId="2A9BD5F3" w14:textId="77777777" w:rsidR="008613F1" w:rsidRDefault="008613F1" w:rsidP="008613F1"/>
        </w:tc>
        <w:tc>
          <w:tcPr>
            <w:tcW w:w="2943" w:type="dxa"/>
            <w:vMerge/>
          </w:tcPr>
          <w:p w14:paraId="376BA3FE" w14:textId="77777777" w:rsidR="008613F1" w:rsidRDefault="008613F1" w:rsidP="008613F1"/>
        </w:tc>
        <w:tc>
          <w:tcPr>
            <w:tcW w:w="4904" w:type="dxa"/>
          </w:tcPr>
          <w:p w14:paraId="377F2383" w14:textId="5D9BFB82" w:rsidR="008613F1" w:rsidRDefault="008613F1" w:rsidP="008613F1">
            <w:r>
              <w:rPr>
                <w:rFonts w:hint="eastAsia"/>
              </w:rPr>
              <w:t>認可機能との接続設定</w:t>
            </w:r>
          </w:p>
        </w:tc>
      </w:tr>
      <w:tr w:rsidR="008613F1" w14:paraId="14CDD906" w14:textId="77777777" w:rsidTr="00B016B4">
        <w:tc>
          <w:tcPr>
            <w:tcW w:w="818" w:type="dxa"/>
          </w:tcPr>
          <w:p w14:paraId="52883225" w14:textId="709E3DB4" w:rsidR="008613F1" w:rsidRDefault="008613F1" w:rsidP="008613F1">
            <w:r>
              <w:rPr>
                <w:rFonts w:hint="eastAsia"/>
              </w:rPr>
              <w:t>6</w:t>
            </w:r>
          </w:p>
        </w:tc>
        <w:tc>
          <w:tcPr>
            <w:tcW w:w="1076" w:type="dxa"/>
            <w:vMerge/>
          </w:tcPr>
          <w:p w14:paraId="4DF88FA8" w14:textId="77777777" w:rsidR="008613F1" w:rsidRDefault="008613F1" w:rsidP="008613F1"/>
        </w:tc>
        <w:tc>
          <w:tcPr>
            <w:tcW w:w="2943" w:type="dxa"/>
            <w:vMerge/>
          </w:tcPr>
          <w:p w14:paraId="53ABEE2E" w14:textId="77777777" w:rsidR="008613F1" w:rsidRDefault="008613F1" w:rsidP="008613F1"/>
        </w:tc>
        <w:tc>
          <w:tcPr>
            <w:tcW w:w="4904" w:type="dxa"/>
          </w:tcPr>
          <w:p w14:paraId="05DD45DD" w14:textId="77777777" w:rsidR="008613F1" w:rsidRDefault="008613F1" w:rsidP="008613F1">
            <w:r>
              <w:rPr>
                <w:rFonts w:hint="eastAsia"/>
              </w:rPr>
              <w:t>来歴機能との接続設定</w:t>
            </w:r>
          </w:p>
        </w:tc>
      </w:tr>
      <w:tr w:rsidR="008613F1" w:rsidRPr="00E23879" w14:paraId="049E8E4B" w14:textId="77777777" w:rsidTr="00B016B4">
        <w:tc>
          <w:tcPr>
            <w:tcW w:w="818" w:type="dxa"/>
          </w:tcPr>
          <w:p w14:paraId="380B7553" w14:textId="27313236" w:rsidR="008613F1" w:rsidRDefault="008613F1" w:rsidP="008613F1">
            <w:r>
              <w:rPr>
                <w:rFonts w:hint="eastAsia"/>
              </w:rPr>
              <w:t>7</w:t>
            </w:r>
          </w:p>
        </w:tc>
        <w:tc>
          <w:tcPr>
            <w:tcW w:w="1076" w:type="dxa"/>
            <w:vMerge/>
          </w:tcPr>
          <w:p w14:paraId="2AA0C932" w14:textId="77777777" w:rsidR="008613F1" w:rsidRDefault="008613F1" w:rsidP="008613F1"/>
        </w:tc>
        <w:tc>
          <w:tcPr>
            <w:tcW w:w="2943" w:type="dxa"/>
          </w:tcPr>
          <w:p w14:paraId="7553470C" w14:textId="77777777" w:rsidR="008613F1" w:rsidRDefault="008613F1" w:rsidP="008613F1">
            <w:r>
              <w:rPr>
                <w:rFonts w:hint="eastAsia"/>
              </w:rPr>
              <w:t>データ管理</w:t>
            </w:r>
          </w:p>
          <w:p w14:paraId="16D986EE" w14:textId="77777777" w:rsidR="008613F1" w:rsidRDefault="008613F1" w:rsidP="008613F1">
            <w:r>
              <w:rPr>
                <w:rFonts w:hint="eastAsia"/>
              </w:rPr>
              <w:t>(</w:t>
            </w:r>
            <w:r>
              <w:rPr>
                <w:rFonts w:hint="eastAsia"/>
              </w:rPr>
              <w:t>データ提供のためのサーバ</w:t>
            </w:r>
            <w:r>
              <w:rPr>
                <w:rFonts w:hint="eastAsia"/>
              </w:rPr>
              <w:t>)</w:t>
            </w:r>
          </w:p>
        </w:tc>
        <w:tc>
          <w:tcPr>
            <w:tcW w:w="4904" w:type="dxa"/>
          </w:tcPr>
          <w:p w14:paraId="2EF4E915" w14:textId="35AD39B9" w:rsidR="008613F1" w:rsidRDefault="008613F1" w:rsidP="008613F1">
            <w:r>
              <w:rPr>
                <w:rFonts w:hint="eastAsia"/>
              </w:rPr>
              <w:t>(HTTP</w:t>
            </w:r>
            <w:r>
              <w:rPr>
                <w:rFonts w:hint="eastAsia"/>
              </w:rPr>
              <w:t>、</w:t>
            </w:r>
            <w:r>
              <w:rPr>
                <w:rFonts w:hint="eastAsia"/>
              </w:rPr>
              <w:t>FTP</w:t>
            </w:r>
            <w:r>
              <w:rPr>
                <w:rFonts w:hint="eastAsia"/>
              </w:rPr>
              <w:t>、</w:t>
            </w:r>
            <w:r>
              <w:rPr>
                <w:rFonts w:hint="eastAsia"/>
              </w:rPr>
              <w:t>NGSI)API</w:t>
            </w:r>
            <w:r>
              <w:rPr>
                <w:rFonts w:hint="eastAsia"/>
              </w:rPr>
              <w:t>のいずれかの</w:t>
            </w:r>
            <w:r>
              <w:rPr>
                <w:rFonts w:hint="eastAsia"/>
              </w:rPr>
              <w:t>API</w:t>
            </w:r>
            <w:r>
              <w:rPr>
                <w:rFonts w:hint="eastAsia"/>
              </w:rPr>
              <w:t>で</w:t>
            </w:r>
            <w:r>
              <w:br/>
            </w:r>
            <w:r>
              <w:rPr>
                <w:rFonts w:hint="eastAsia"/>
              </w:rPr>
              <w:t>接続可能なデータ管理</w:t>
            </w:r>
          </w:p>
        </w:tc>
      </w:tr>
      <w:tr w:rsidR="008613F1" w14:paraId="3054FBCB" w14:textId="77777777" w:rsidTr="00B016B4">
        <w:tc>
          <w:tcPr>
            <w:tcW w:w="818" w:type="dxa"/>
          </w:tcPr>
          <w:p w14:paraId="51C5878C" w14:textId="6EAC127C" w:rsidR="008613F1" w:rsidRDefault="008613F1" w:rsidP="008613F1">
            <w:r>
              <w:rPr>
                <w:rFonts w:hint="eastAsia"/>
              </w:rPr>
              <w:t>8</w:t>
            </w:r>
          </w:p>
        </w:tc>
        <w:tc>
          <w:tcPr>
            <w:tcW w:w="1076" w:type="dxa"/>
            <w:vMerge/>
          </w:tcPr>
          <w:p w14:paraId="21EDD775" w14:textId="77777777" w:rsidR="008613F1" w:rsidRDefault="008613F1" w:rsidP="008613F1"/>
        </w:tc>
        <w:tc>
          <w:tcPr>
            <w:tcW w:w="2943" w:type="dxa"/>
            <w:vMerge w:val="restart"/>
          </w:tcPr>
          <w:p w14:paraId="03F58CBE" w14:textId="77777777" w:rsidR="00005977" w:rsidRDefault="00005977" w:rsidP="008613F1">
            <w:r>
              <w:rPr>
                <w:rFonts w:hint="eastAsia"/>
              </w:rPr>
              <w:t>データ</w:t>
            </w:r>
            <w:r w:rsidR="008613F1">
              <w:rPr>
                <w:rFonts w:hint="eastAsia"/>
              </w:rPr>
              <w:t>カタログサイト</w:t>
            </w:r>
          </w:p>
          <w:p w14:paraId="3C6F75ED" w14:textId="3662B63A" w:rsidR="008613F1" w:rsidRDefault="008613F1" w:rsidP="008613F1">
            <w:r>
              <w:rPr>
                <w:rFonts w:hint="eastAsia"/>
              </w:rPr>
              <w:t>(CKAN)</w:t>
            </w:r>
          </w:p>
        </w:tc>
        <w:tc>
          <w:tcPr>
            <w:tcW w:w="4904" w:type="dxa"/>
          </w:tcPr>
          <w:p w14:paraId="1B0BD772" w14:textId="763BF6EF" w:rsidR="008613F1" w:rsidRDefault="008613F1" w:rsidP="008613F1">
            <w:r>
              <w:rPr>
                <w:rFonts w:hint="eastAsia"/>
              </w:rPr>
              <w:t>CKAN</w:t>
            </w:r>
            <w:r>
              <w:rPr>
                <w:rFonts w:hint="eastAsia"/>
              </w:rPr>
              <w:t>の導入</w:t>
            </w:r>
            <w:r w:rsidR="00615163">
              <w:rPr>
                <w:rFonts w:hint="eastAsia"/>
              </w:rPr>
              <w:t>・</w:t>
            </w:r>
            <w:r>
              <w:rPr>
                <w:rFonts w:hint="eastAsia"/>
              </w:rPr>
              <w:t>初期設定</w:t>
            </w:r>
          </w:p>
        </w:tc>
      </w:tr>
      <w:tr w:rsidR="008613F1" w14:paraId="73B3BE3C" w14:textId="77777777" w:rsidTr="00B016B4">
        <w:tc>
          <w:tcPr>
            <w:tcW w:w="818" w:type="dxa"/>
          </w:tcPr>
          <w:p w14:paraId="474C6A3F" w14:textId="7F6B4A84" w:rsidR="008613F1" w:rsidRDefault="008613F1" w:rsidP="008613F1">
            <w:r>
              <w:rPr>
                <w:rFonts w:hint="eastAsia"/>
              </w:rPr>
              <w:t>9</w:t>
            </w:r>
          </w:p>
        </w:tc>
        <w:tc>
          <w:tcPr>
            <w:tcW w:w="1076" w:type="dxa"/>
            <w:vMerge/>
          </w:tcPr>
          <w:p w14:paraId="5994C202" w14:textId="77777777" w:rsidR="008613F1" w:rsidRDefault="008613F1" w:rsidP="008613F1"/>
        </w:tc>
        <w:tc>
          <w:tcPr>
            <w:tcW w:w="2943" w:type="dxa"/>
            <w:vMerge/>
          </w:tcPr>
          <w:p w14:paraId="3AE3BFBD" w14:textId="77777777" w:rsidR="008613F1" w:rsidRDefault="008613F1" w:rsidP="008613F1"/>
        </w:tc>
        <w:tc>
          <w:tcPr>
            <w:tcW w:w="4904" w:type="dxa"/>
          </w:tcPr>
          <w:p w14:paraId="4E3F768C" w14:textId="60B7BC04" w:rsidR="008613F1" w:rsidRDefault="00D03323" w:rsidP="008613F1">
            <w:r>
              <w:rPr>
                <w:rFonts w:hint="eastAsia"/>
              </w:rPr>
              <w:t>データカタログ</w:t>
            </w:r>
            <w:r w:rsidR="008613F1">
              <w:rPr>
                <w:rFonts w:hint="eastAsia"/>
              </w:rPr>
              <w:t>横断検索サイトへのカタログサイト</w:t>
            </w:r>
            <w:r>
              <w:rPr>
                <w:rFonts w:hint="eastAsia"/>
              </w:rPr>
              <w:t>のクローリング</w:t>
            </w:r>
            <w:r w:rsidR="008613F1">
              <w:rPr>
                <w:rFonts w:hint="eastAsia"/>
              </w:rPr>
              <w:t>登録申請</w:t>
            </w:r>
          </w:p>
        </w:tc>
      </w:tr>
      <w:tr w:rsidR="008613F1" w14:paraId="68222F50" w14:textId="77777777" w:rsidTr="00B016B4">
        <w:tc>
          <w:tcPr>
            <w:tcW w:w="818" w:type="dxa"/>
          </w:tcPr>
          <w:p w14:paraId="5195FAC8" w14:textId="37BA16CF" w:rsidR="008613F1" w:rsidRDefault="008613F1" w:rsidP="008613F1">
            <w:r>
              <w:rPr>
                <w:rFonts w:hint="eastAsia"/>
              </w:rPr>
              <w:t>1</w:t>
            </w:r>
            <w:r>
              <w:t>0</w:t>
            </w:r>
          </w:p>
        </w:tc>
        <w:tc>
          <w:tcPr>
            <w:tcW w:w="1076" w:type="dxa"/>
            <w:vMerge/>
          </w:tcPr>
          <w:p w14:paraId="01C2B595" w14:textId="77777777" w:rsidR="008613F1" w:rsidRDefault="008613F1" w:rsidP="008613F1"/>
        </w:tc>
        <w:tc>
          <w:tcPr>
            <w:tcW w:w="2943" w:type="dxa"/>
          </w:tcPr>
          <w:p w14:paraId="25BCD053" w14:textId="2C0D7E28" w:rsidR="008613F1" w:rsidRDefault="008613F1" w:rsidP="008613F1">
            <w:r>
              <w:rPr>
                <w:rFonts w:hint="eastAsia"/>
              </w:rPr>
              <w:t>認可機能</w:t>
            </w:r>
          </w:p>
        </w:tc>
        <w:tc>
          <w:tcPr>
            <w:tcW w:w="4904" w:type="dxa"/>
          </w:tcPr>
          <w:p w14:paraId="5790C6A9" w14:textId="4214FEE0" w:rsidR="008613F1" w:rsidRDefault="008613F1" w:rsidP="008613F1">
            <w:r>
              <w:rPr>
                <w:rFonts w:hint="eastAsia"/>
              </w:rPr>
              <w:t>認可機能</w:t>
            </w:r>
            <w:r w:rsidR="00615163">
              <w:rPr>
                <w:rFonts w:hint="eastAsia"/>
              </w:rPr>
              <w:t>の</w:t>
            </w:r>
            <w:r>
              <w:rPr>
                <w:rFonts w:hint="eastAsia"/>
              </w:rPr>
              <w:t>導入</w:t>
            </w:r>
            <w:r w:rsidR="00615163">
              <w:rPr>
                <w:rFonts w:hint="eastAsia"/>
              </w:rPr>
              <w:t>・</w:t>
            </w:r>
            <w:r>
              <w:rPr>
                <w:rFonts w:hint="eastAsia"/>
              </w:rPr>
              <w:t>設定</w:t>
            </w:r>
          </w:p>
        </w:tc>
      </w:tr>
      <w:tr w:rsidR="008613F1" w14:paraId="5E37BEC6" w14:textId="77777777" w:rsidTr="00B016B4">
        <w:tc>
          <w:tcPr>
            <w:tcW w:w="818" w:type="dxa"/>
          </w:tcPr>
          <w:p w14:paraId="027DFBD0" w14:textId="0AF5D45C" w:rsidR="008613F1" w:rsidRDefault="008613F1" w:rsidP="008613F1">
            <w:r>
              <w:rPr>
                <w:rFonts w:hint="eastAsia"/>
              </w:rPr>
              <w:t>1</w:t>
            </w:r>
            <w:r>
              <w:t>1</w:t>
            </w:r>
          </w:p>
        </w:tc>
        <w:tc>
          <w:tcPr>
            <w:tcW w:w="1076" w:type="dxa"/>
            <w:vMerge/>
          </w:tcPr>
          <w:p w14:paraId="363215AF" w14:textId="77777777" w:rsidR="008613F1" w:rsidRDefault="008613F1" w:rsidP="008613F1"/>
        </w:tc>
        <w:tc>
          <w:tcPr>
            <w:tcW w:w="2943" w:type="dxa"/>
          </w:tcPr>
          <w:p w14:paraId="3A769A1E" w14:textId="77777777" w:rsidR="008613F1" w:rsidRDefault="008613F1" w:rsidP="008613F1">
            <w:r>
              <w:rPr>
                <w:rFonts w:hint="eastAsia"/>
              </w:rPr>
              <w:t>データカタログ作成ツール</w:t>
            </w:r>
          </w:p>
        </w:tc>
        <w:tc>
          <w:tcPr>
            <w:tcW w:w="4904" w:type="dxa"/>
          </w:tcPr>
          <w:p w14:paraId="5B9FBDE3" w14:textId="77777777" w:rsidR="008613F1" w:rsidRDefault="008613F1" w:rsidP="008613F1">
            <w:r>
              <w:rPr>
                <w:rFonts w:hint="eastAsia"/>
              </w:rPr>
              <w:t>データカタログ作成ツールの利用申請</w:t>
            </w:r>
          </w:p>
          <w:p w14:paraId="73033C93" w14:textId="0B3CBB2F" w:rsidR="008613F1" w:rsidRDefault="008613F1" w:rsidP="008613F1">
            <w:r>
              <w:rPr>
                <w:rFonts w:hint="eastAsia"/>
              </w:rPr>
              <w:t>(</w:t>
            </w:r>
            <w:r>
              <w:rPr>
                <w:rFonts w:hint="eastAsia"/>
              </w:rPr>
              <w:t>自環境に導入する場合は、導入と設定</w:t>
            </w:r>
            <w:r>
              <w:t>)</w:t>
            </w:r>
          </w:p>
        </w:tc>
      </w:tr>
      <w:tr w:rsidR="008613F1" w14:paraId="2C5EDEE1" w14:textId="77777777" w:rsidTr="00B016B4">
        <w:tc>
          <w:tcPr>
            <w:tcW w:w="818" w:type="dxa"/>
          </w:tcPr>
          <w:p w14:paraId="1B9E9703" w14:textId="2702C620" w:rsidR="008613F1" w:rsidRDefault="008613F1" w:rsidP="008613F1">
            <w:r>
              <w:rPr>
                <w:rFonts w:hint="eastAsia"/>
              </w:rPr>
              <w:t>1</w:t>
            </w:r>
            <w:r>
              <w:t>2</w:t>
            </w:r>
          </w:p>
        </w:tc>
        <w:tc>
          <w:tcPr>
            <w:tcW w:w="1076" w:type="dxa"/>
            <w:vMerge/>
          </w:tcPr>
          <w:p w14:paraId="2E1402D7" w14:textId="77777777" w:rsidR="008613F1" w:rsidRDefault="008613F1" w:rsidP="008613F1"/>
        </w:tc>
        <w:tc>
          <w:tcPr>
            <w:tcW w:w="2943" w:type="dxa"/>
            <w:vMerge w:val="restart"/>
          </w:tcPr>
          <w:p w14:paraId="50BDC726" w14:textId="77777777" w:rsidR="008613F1" w:rsidRDefault="008613F1" w:rsidP="008613F1">
            <w:r>
              <w:rPr>
                <w:rFonts w:hint="eastAsia"/>
              </w:rPr>
              <w:t>TLS</w:t>
            </w:r>
            <w:r>
              <w:rPr>
                <w:rFonts w:hint="eastAsia"/>
              </w:rPr>
              <w:t>サーバ証明書</w:t>
            </w:r>
          </w:p>
        </w:tc>
        <w:tc>
          <w:tcPr>
            <w:tcW w:w="4904" w:type="dxa"/>
          </w:tcPr>
          <w:p w14:paraId="1B8DDCDE" w14:textId="1DECF052" w:rsidR="008613F1" w:rsidRDefault="006E2285" w:rsidP="008613F1">
            <w:r>
              <w:rPr>
                <w:rFonts w:hint="eastAsia"/>
              </w:rPr>
              <w:t>リバースプロキシの設置、</w:t>
            </w:r>
            <w:r>
              <w:rPr>
                <w:rFonts w:hint="eastAsia"/>
              </w:rPr>
              <w:t>URL</w:t>
            </w:r>
            <w:r>
              <w:rPr>
                <w:rFonts w:hint="eastAsia"/>
              </w:rPr>
              <w:t>の取得</w:t>
            </w:r>
          </w:p>
        </w:tc>
      </w:tr>
      <w:tr w:rsidR="008613F1" w14:paraId="02865B42" w14:textId="77777777" w:rsidTr="00B016B4">
        <w:tc>
          <w:tcPr>
            <w:tcW w:w="818" w:type="dxa"/>
          </w:tcPr>
          <w:p w14:paraId="4E993A59" w14:textId="72FCF4F5" w:rsidR="008613F1" w:rsidRDefault="008613F1" w:rsidP="008613F1">
            <w:r>
              <w:rPr>
                <w:rFonts w:hint="eastAsia"/>
              </w:rPr>
              <w:t>1</w:t>
            </w:r>
            <w:r>
              <w:t>3</w:t>
            </w:r>
          </w:p>
        </w:tc>
        <w:tc>
          <w:tcPr>
            <w:tcW w:w="1076" w:type="dxa"/>
            <w:vMerge/>
          </w:tcPr>
          <w:p w14:paraId="676055A6" w14:textId="77777777" w:rsidR="008613F1" w:rsidRDefault="008613F1" w:rsidP="008613F1"/>
        </w:tc>
        <w:tc>
          <w:tcPr>
            <w:tcW w:w="2943" w:type="dxa"/>
            <w:vMerge/>
          </w:tcPr>
          <w:p w14:paraId="75C2C207" w14:textId="77777777" w:rsidR="008613F1" w:rsidRDefault="008613F1" w:rsidP="008613F1"/>
        </w:tc>
        <w:tc>
          <w:tcPr>
            <w:tcW w:w="4904" w:type="dxa"/>
          </w:tcPr>
          <w:p w14:paraId="4B9A88FE" w14:textId="25CC4219" w:rsidR="008613F1" w:rsidRDefault="006E2285" w:rsidP="008613F1">
            <w:r>
              <w:rPr>
                <w:rFonts w:hint="eastAsia"/>
              </w:rPr>
              <w:t>TLS</w:t>
            </w:r>
            <w:r>
              <w:rPr>
                <w:rFonts w:hint="eastAsia"/>
              </w:rPr>
              <w:t>サーバ証明書発行申請</w:t>
            </w:r>
          </w:p>
        </w:tc>
      </w:tr>
      <w:tr w:rsidR="008613F1" w14:paraId="43E624DF" w14:textId="77777777" w:rsidTr="00B016B4">
        <w:tc>
          <w:tcPr>
            <w:tcW w:w="818" w:type="dxa"/>
          </w:tcPr>
          <w:p w14:paraId="7767A46D" w14:textId="6EC677C3" w:rsidR="008613F1" w:rsidRDefault="008613F1" w:rsidP="008613F1">
            <w:r>
              <w:rPr>
                <w:rFonts w:hint="eastAsia"/>
              </w:rPr>
              <w:t>1</w:t>
            </w:r>
            <w:r>
              <w:t>4</w:t>
            </w:r>
          </w:p>
        </w:tc>
        <w:tc>
          <w:tcPr>
            <w:tcW w:w="1076" w:type="dxa"/>
            <w:vMerge/>
          </w:tcPr>
          <w:p w14:paraId="5E1BE54E" w14:textId="77777777" w:rsidR="008613F1" w:rsidRDefault="008613F1" w:rsidP="008613F1"/>
        </w:tc>
        <w:tc>
          <w:tcPr>
            <w:tcW w:w="2943" w:type="dxa"/>
            <w:vMerge/>
          </w:tcPr>
          <w:p w14:paraId="6F38CDE8" w14:textId="77777777" w:rsidR="008613F1" w:rsidRDefault="008613F1" w:rsidP="008613F1"/>
        </w:tc>
        <w:tc>
          <w:tcPr>
            <w:tcW w:w="4904" w:type="dxa"/>
          </w:tcPr>
          <w:p w14:paraId="71401EAF" w14:textId="77777777" w:rsidR="008613F1" w:rsidRDefault="008613F1" w:rsidP="008613F1">
            <w:r>
              <w:rPr>
                <w:rFonts w:hint="eastAsia"/>
              </w:rPr>
              <w:t>TLS</w:t>
            </w:r>
            <w:r>
              <w:rPr>
                <w:rFonts w:hint="eastAsia"/>
              </w:rPr>
              <w:t>サーバ証明書　コンフィグレーション設定</w:t>
            </w:r>
          </w:p>
        </w:tc>
      </w:tr>
      <w:tr w:rsidR="008613F1" w14:paraId="7759D4E4" w14:textId="77777777" w:rsidTr="00B016B4">
        <w:tc>
          <w:tcPr>
            <w:tcW w:w="818" w:type="dxa"/>
          </w:tcPr>
          <w:p w14:paraId="6F215E3E" w14:textId="03E33A45" w:rsidR="008613F1" w:rsidRDefault="008613F1" w:rsidP="008613F1">
            <w:r>
              <w:rPr>
                <w:rFonts w:hint="eastAsia"/>
              </w:rPr>
              <w:t>1</w:t>
            </w:r>
            <w:r>
              <w:t>5</w:t>
            </w:r>
          </w:p>
        </w:tc>
        <w:tc>
          <w:tcPr>
            <w:tcW w:w="1076" w:type="dxa"/>
            <w:vMerge w:val="restart"/>
          </w:tcPr>
          <w:p w14:paraId="669F8B40" w14:textId="3E6CEE98" w:rsidR="009F75CD" w:rsidRDefault="009F75CD" w:rsidP="008613F1">
            <w:r>
              <w:rPr>
                <w:rFonts w:hint="eastAsia"/>
              </w:rPr>
              <w:t>データ</w:t>
            </w:r>
          </w:p>
          <w:p w14:paraId="6E296B8E" w14:textId="01FD1F1F" w:rsidR="008613F1" w:rsidRDefault="008613F1" w:rsidP="008613F1">
            <w:r>
              <w:rPr>
                <w:rFonts w:hint="eastAsia"/>
              </w:rPr>
              <w:t>利用者</w:t>
            </w:r>
          </w:p>
        </w:tc>
        <w:tc>
          <w:tcPr>
            <w:tcW w:w="2943" w:type="dxa"/>
            <w:vMerge w:val="restart"/>
          </w:tcPr>
          <w:p w14:paraId="46100A51" w14:textId="77777777" w:rsidR="008613F1" w:rsidRDefault="008613F1" w:rsidP="008613F1">
            <w:r>
              <w:rPr>
                <w:rFonts w:hint="eastAsia"/>
              </w:rPr>
              <w:t>利用者コネクタ</w:t>
            </w:r>
          </w:p>
        </w:tc>
        <w:tc>
          <w:tcPr>
            <w:tcW w:w="4904" w:type="dxa"/>
          </w:tcPr>
          <w:p w14:paraId="70689645" w14:textId="6E082455" w:rsidR="008613F1" w:rsidRDefault="008613F1" w:rsidP="008613F1">
            <w:r>
              <w:rPr>
                <w:rFonts w:hint="eastAsia"/>
              </w:rPr>
              <w:t>CADDE</w:t>
            </w:r>
            <w:r>
              <w:rPr>
                <w:rFonts w:hint="eastAsia"/>
              </w:rPr>
              <w:t>利用</w:t>
            </w:r>
            <w:r w:rsidR="00EE68DC">
              <w:rPr>
                <w:rFonts w:hint="eastAsia"/>
              </w:rPr>
              <w:t>者コネクタ導入</w:t>
            </w:r>
          </w:p>
        </w:tc>
      </w:tr>
      <w:tr w:rsidR="00EE68DC" w14:paraId="2063EF5B" w14:textId="77777777" w:rsidTr="00B016B4">
        <w:tc>
          <w:tcPr>
            <w:tcW w:w="818" w:type="dxa"/>
          </w:tcPr>
          <w:p w14:paraId="776AAD06" w14:textId="77777777" w:rsidR="00EE68DC" w:rsidRDefault="00EE68DC" w:rsidP="008613F1"/>
        </w:tc>
        <w:tc>
          <w:tcPr>
            <w:tcW w:w="1076" w:type="dxa"/>
            <w:vMerge/>
          </w:tcPr>
          <w:p w14:paraId="527CB02C" w14:textId="77777777" w:rsidR="00EE68DC" w:rsidRDefault="00EE68DC" w:rsidP="008613F1"/>
        </w:tc>
        <w:tc>
          <w:tcPr>
            <w:tcW w:w="2943" w:type="dxa"/>
            <w:vMerge/>
          </w:tcPr>
          <w:p w14:paraId="147F5E88" w14:textId="77777777" w:rsidR="00EE68DC" w:rsidRDefault="00EE68DC" w:rsidP="008613F1"/>
        </w:tc>
        <w:tc>
          <w:tcPr>
            <w:tcW w:w="4904" w:type="dxa"/>
          </w:tcPr>
          <w:p w14:paraId="755A3303" w14:textId="703D6359" w:rsidR="00EE68DC" w:rsidRDefault="00EE68DC" w:rsidP="008613F1">
            <w:r>
              <w:rPr>
                <w:rFonts w:hint="eastAsia"/>
              </w:rPr>
              <w:t>CADDE</w:t>
            </w:r>
            <w:r>
              <w:rPr>
                <w:rFonts w:hint="eastAsia"/>
              </w:rPr>
              <w:t>利用申請</w:t>
            </w:r>
          </w:p>
        </w:tc>
      </w:tr>
      <w:tr w:rsidR="008613F1" w14:paraId="7499C24A" w14:textId="77777777" w:rsidTr="00B016B4">
        <w:tc>
          <w:tcPr>
            <w:tcW w:w="818" w:type="dxa"/>
          </w:tcPr>
          <w:p w14:paraId="4C492A89" w14:textId="707691DA" w:rsidR="008613F1" w:rsidRDefault="008613F1" w:rsidP="008613F1">
            <w:r>
              <w:rPr>
                <w:rFonts w:hint="eastAsia"/>
              </w:rPr>
              <w:t>1</w:t>
            </w:r>
            <w:r>
              <w:t>6</w:t>
            </w:r>
          </w:p>
        </w:tc>
        <w:tc>
          <w:tcPr>
            <w:tcW w:w="1076" w:type="dxa"/>
            <w:vMerge/>
          </w:tcPr>
          <w:p w14:paraId="2DF19F6A" w14:textId="77777777" w:rsidR="008613F1" w:rsidRDefault="008613F1" w:rsidP="008613F1"/>
        </w:tc>
        <w:tc>
          <w:tcPr>
            <w:tcW w:w="2943" w:type="dxa"/>
            <w:vMerge/>
          </w:tcPr>
          <w:p w14:paraId="297D7096" w14:textId="77777777" w:rsidR="008613F1" w:rsidRDefault="008613F1" w:rsidP="008613F1"/>
        </w:tc>
        <w:tc>
          <w:tcPr>
            <w:tcW w:w="4904" w:type="dxa"/>
          </w:tcPr>
          <w:p w14:paraId="4C55047B" w14:textId="77777777" w:rsidR="008613F1" w:rsidRDefault="008613F1" w:rsidP="008613F1">
            <w:r>
              <w:rPr>
                <w:rFonts w:hint="eastAsia"/>
              </w:rPr>
              <w:t>コネクタロケーション設定</w:t>
            </w:r>
          </w:p>
        </w:tc>
      </w:tr>
      <w:tr w:rsidR="008613F1" w14:paraId="2944550F" w14:textId="77777777" w:rsidTr="00B016B4">
        <w:tc>
          <w:tcPr>
            <w:tcW w:w="818" w:type="dxa"/>
          </w:tcPr>
          <w:p w14:paraId="49BF8865" w14:textId="433DA0A3" w:rsidR="008613F1" w:rsidRDefault="008613F1" w:rsidP="008613F1">
            <w:r>
              <w:rPr>
                <w:rFonts w:hint="eastAsia"/>
              </w:rPr>
              <w:t>1</w:t>
            </w:r>
            <w:r>
              <w:t>7</w:t>
            </w:r>
          </w:p>
        </w:tc>
        <w:tc>
          <w:tcPr>
            <w:tcW w:w="1076" w:type="dxa"/>
            <w:vMerge/>
          </w:tcPr>
          <w:p w14:paraId="53E059BD" w14:textId="77777777" w:rsidR="008613F1" w:rsidRDefault="008613F1" w:rsidP="008613F1"/>
        </w:tc>
        <w:tc>
          <w:tcPr>
            <w:tcW w:w="2943" w:type="dxa"/>
            <w:vMerge/>
          </w:tcPr>
          <w:p w14:paraId="60DF99B3" w14:textId="77777777" w:rsidR="008613F1" w:rsidRDefault="008613F1" w:rsidP="008613F1"/>
        </w:tc>
        <w:tc>
          <w:tcPr>
            <w:tcW w:w="4904" w:type="dxa"/>
          </w:tcPr>
          <w:p w14:paraId="7D185365" w14:textId="0FE4D331" w:rsidR="008613F1" w:rsidRPr="00DC7DCF" w:rsidRDefault="008613F1" w:rsidP="008613F1">
            <w:r>
              <w:rPr>
                <w:rFonts w:hint="eastAsia"/>
              </w:rPr>
              <w:t>認証</w:t>
            </w:r>
            <w:r w:rsidR="00D03323">
              <w:rPr>
                <w:rFonts w:hint="eastAsia"/>
              </w:rPr>
              <w:t>機能（</w:t>
            </w:r>
            <w:r w:rsidR="00D03323">
              <w:rPr>
                <w:rFonts w:hint="eastAsia"/>
              </w:rPr>
              <w:t>IdP</w:t>
            </w:r>
            <w:r w:rsidR="00D03323">
              <w:rPr>
                <w:rFonts w:hint="eastAsia"/>
              </w:rPr>
              <w:t>）</w:t>
            </w:r>
            <w:r>
              <w:rPr>
                <w:rFonts w:hint="eastAsia"/>
              </w:rPr>
              <w:t>との接続設定</w:t>
            </w:r>
          </w:p>
        </w:tc>
      </w:tr>
      <w:tr w:rsidR="008613F1" w14:paraId="3A065AF1" w14:textId="77777777" w:rsidTr="00B016B4">
        <w:tc>
          <w:tcPr>
            <w:tcW w:w="818" w:type="dxa"/>
          </w:tcPr>
          <w:p w14:paraId="3D7FF498" w14:textId="2B5B6D9D" w:rsidR="008613F1" w:rsidRDefault="008613F1" w:rsidP="008613F1">
            <w:r>
              <w:rPr>
                <w:rFonts w:hint="eastAsia"/>
              </w:rPr>
              <w:t>1</w:t>
            </w:r>
            <w:r>
              <w:t>8</w:t>
            </w:r>
          </w:p>
        </w:tc>
        <w:tc>
          <w:tcPr>
            <w:tcW w:w="1076" w:type="dxa"/>
            <w:vMerge/>
          </w:tcPr>
          <w:p w14:paraId="70D74461" w14:textId="77777777" w:rsidR="008613F1" w:rsidRDefault="008613F1" w:rsidP="008613F1"/>
        </w:tc>
        <w:tc>
          <w:tcPr>
            <w:tcW w:w="2943" w:type="dxa"/>
            <w:vMerge/>
          </w:tcPr>
          <w:p w14:paraId="0D67434A" w14:textId="77777777" w:rsidR="008613F1" w:rsidRDefault="008613F1" w:rsidP="008613F1"/>
        </w:tc>
        <w:tc>
          <w:tcPr>
            <w:tcW w:w="4904" w:type="dxa"/>
          </w:tcPr>
          <w:p w14:paraId="4D8D1FB6" w14:textId="08EB17D9" w:rsidR="008613F1" w:rsidRDefault="00D03323" w:rsidP="008613F1">
            <w:r>
              <w:rPr>
                <w:rFonts w:hint="eastAsia"/>
              </w:rPr>
              <w:t>データカタログ</w:t>
            </w:r>
            <w:r w:rsidR="008613F1">
              <w:rPr>
                <w:rFonts w:hint="eastAsia"/>
              </w:rPr>
              <w:t>横断検索</w:t>
            </w:r>
            <w:r>
              <w:rPr>
                <w:rFonts w:hint="eastAsia"/>
              </w:rPr>
              <w:t>機能</w:t>
            </w:r>
            <w:r w:rsidR="008613F1">
              <w:rPr>
                <w:rFonts w:hint="eastAsia"/>
              </w:rPr>
              <w:t>との接続設定</w:t>
            </w:r>
          </w:p>
        </w:tc>
      </w:tr>
      <w:tr w:rsidR="008613F1" w14:paraId="7AB986D4" w14:textId="77777777" w:rsidTr="00B016B4">
        <w:tc>
          <w:tcPr>
            <w:tcW w:w="818" w:type="dxa"/>
          </w:tcPr>
          <w:p w14:paraId="20DB9084" w14:textId="366BEBA6" w:rsidR="008613F1" w:rsidRDefault="008613F1" w:rsidP="008613F1">
            <w:r>
              <w:rPr>
                <w:rFonts w:hint="eastAsia"/>
              </w:rPr>
              <w:t>1</w:t>
            </w:r>
            <w:r>
              <w:t>9</w:t>
            </w:r>
          </w:p>
        </w:tc>
        <w:tc>
          <w:tcPr>
            <w:tcW w:w="1076" w:type="dxa"/>
            <w:vMerge/>
          </w:tcPr>
          <w:p w14:paraId="2243DDF0" w14:textId="77777777" w:rsidR="008613F1" w:rsidRDefault="008613F1" w:rsidP="008613F1"/>
        </w:tc>
        <w:tc>
          <w:tcPr>
            <w:tcW w:w="2943" w:type="dxa"/>
            <w:vMerge/>
          </w:tcPr>
          <w:p w14:paraId="20A60CB1" w14:textId="77777777" w:rsidR="008613F1" w:rsidRDefault="008613F1" w:rsidP="008613F1"/>
        </w:tc>
        <w:tc>
          <w:tcPr>
            <w:tcW w:w="4904" w:type="dxa"/>
          </w:tcPr>
          <w:p w14:paraId="1D41A73D" w14:textId="77777777" w:rsidR="008613F1" w:rsidRDefault="008613F1" w:rsidP="008613F1">
            <w:r>
              <w:rPr>
                <w:rFonts w:hint="eastAsia"/>
              </w:rPr>
              <w:t>来歴機能との接続設定</w:t>
            </w:r>
          </w:p>
        </w:tc>
      </w:tr>
      <w:tr w:rsidR="008613F1" w14:paraId="41D09CD1" w14:textId="77777777" w:rsidTr="00B016B4">
        <w:tc>
          <w:tcPr>
            <w:tcW w:w="818" w:type="dxa"/>
          </w:tcPr>
          <w:p w14:paraId="3A7671A5" w14:textId="652F811E" w:rsidR="008613F1" w:rsidRDefault="008613F1" w:rsidP="008613F1">
            <w:r>
              <w:t>20</w:t>
            </w:r>
          </w:p>
        </w:tc>
        <w:tc>
          <w:tcPr>
            <w:tcW w:w="1076" w:type="dxa"/>
            <w:vMerge/>
          </w:tcPr>
          <w:p w14:paraId="6CF29FE1" w14:textId="77777777" w:rsidR="008613F1" w:rsidRDefault="008613F1" w:rsidP="008613F1"/>
        </w:tc>
        <w:tc>
          <w:tcPr>
            <w:tcW w:w="2943" w:type="dxa"/>
          </w:tcPr>
          <w:p w14:paraId="32EC6BE2" w14:textId="77777777" w:rsidR="008613F1" w:rsidRDefault="008613F1" w:rsidP="008613F1">
            <w:r>
              <w:rPr>
                <w:rFonts w:hint="eastAsia"/>
              </w:rPr>
              <w:t>データ取得</w:t>
            </w:r>
            <w:r>
              <w:rPr>
                <w:rFonts w:hint="eastAsia"/>
              </w:rPr>
              <w:t>AP</w:t>
            </w:r>
          </w:p>
        </w:tc>
        <w:tc>
          <w:tcPr>
            <w:tcW w:w="4904" w:type="dxa"/>
          </w:tcPr>
          <w:p w14:paraId="32F37B5E" w14:textId="0E5065EB" w:rsidR="008613F1" w:rsidRDefault="008613F1" w:rsidP="008613F1">
            <w:r>
              <w:rPr>
                <w:rFonts w:hint="eastAsia"/>
              </w:rPr>
              <w:t>データ取得</w:t>
            </w:r>
            <w:r>
              <w:rPr>
                <w:rFonts w:hint="eastAsia"/>
              </w:rPr>
              <w:t>AP</w:t>
            </w:r>
            <w:r>
              <w:rPr>
                <w:rFonts w:hint="eastAsia"/>
              </w:rPr>
              <w:t>の</w:t>
            </w:r>
            <w:r w:rsidR="00FF5219">
              <w:rPr>
                <w:rFonts w:hint="eastAsia"/>
              </w:rPr>
              <w:t>開発と</w:t>
            </w:r>
            <w:r w:rsidR="00005977">
              <w:rPr>
                <w:rFonts w:hint="eastAsia"/>
              </w:rPr>
              <w:t>利用者コネクタ呼出設定</w:t>
            </w:r>
          </w:p>
        </w:tc>
      </w:tr>
      <w:tr w:rsidR="008613F1" w14:paraId="19A15CF1" w14:textId="77777777" w:rsidTr="00B016B4">
        <w:tc>
          <w:tcPr>
            <w:tcW w:w="818" w:type="dxa"/>
          </w:tcPr>
          <w:p w14:paraId="7B1CC554" w14:textId="6A795248" w:rsidR="008613F1" w:rsidRDefault="008613F1" w:rsidP="008613F1">
            <w:r>
              <w:rPr>
                <w:rFonts w:hint="eastAsia"/>
              </w:rPr>
              <w:t>2</w:t>
            </w:r>
            <w:r>
              <w:t>1</w:t>
            </w:r>
          </w:p>
        </w:tc>
        <w:tc>
          <w:tcPr>
            <w:tcW w:w="1076" w:type="dxa"/>
            <w:vMerge/>
          </w:tcPr>
          <w:p w14:paraId="19CB2BB1" w14:textId="77777777" w:rsidR="008613F1" w:rsidRDefault="008613F1" w:rsidP="008613F1"/>
        </w:tc>
        <w:tc>
          <w:tcPr>
            <w:tcW w:w="2943" w:type="dxa"/>
            <w:vMerge w:val="restart"/>
          </w:tcPr>
          <w:p w14:paraId="2257E8AA" w14:textId="77777777" w:rsidR="008613F1" w:rsidRDefault="008613F1" w:rsidP="008613F1">
            <w:r>
              <w:rPr>
                <w:rFonts w:hint="eastAsia"/>
              </w:rPr>
              <w:t>TLS</w:t>
            </w:r>
            <w:r>
              <w:rPr>
                <w:rFonts w:hint="eastAsia"/>
              </w:rPr>
              <w:t>クライアント証明書</w:t>
            </w:r>
          </w:p>
        </w:tc>
        <w:tc>
          <w:tcPr>
            <w:tcW w:w="4904" w:type="dxa"/>
          </w:tcPr>
          <w:p w14:paraId="2185808D" w14:textId="77777777" w:rsidR="008613F1" w:rsidRDefault="008613F1" w:rsidP="008613F1">
            <w:r>
              <w:rPr>
                <w:rFonts w:hint="eastAsia"/>
              </w:rPr>
              <w:t>TLS</w:t>
            </w:r>
            <w:r>
              <w:rPr>
                <w:rFonts w:hint="eastAsia"/>
              </w:rPr>
              <w:t>クライアント証明書発行申請</w:t>
            </w:r>
          </w:p>
        </w:tc>
      </w:tr>
      <w:tr w:rsidR="008613F1" w14:paraId="62F93293" w14:textId="77777777" w:rsidTr="00B016B4">
        <w:tc>
          <w:tcPr>
            <w:tcW w:w="818" w:type="dxa"/>
          </w:tcPr>
          <w:p w14:paraId="49522E96" w14:textId="66EFB7AD" w:rsidR="008613F1" w:rsidRDefault="008613F1" w:rsidP="008613F1">
            <w:r>
              <w:rPr>
                <w:rFonts w:hint="eastAsia"/>
              </w:rPr>
              <w:t>2</w:t>
            </w:r>
            <w:r w:rsidR="00FF5219">
              <w:t>2</w:t>
            </w:r>
          </w:p>
        </w:tc>
        <w:tc>
          <w:tcPr>
            <w:tcW w:w="1076" w:type="dxa"/>
            <w:vMerge/>
          </w:tcPr>
          <w:p w14:paraId="70D21485" w14:textId="77777777" w:rsidR="008613F1" w:rsidRDefault="008613F1" w:rsidP="008613F1"/>
        </w:tc>
        <w:tc>
          <w:tcPr>
            <w:tcW w:w="2943" w:type="dxa"/>
            <w:vMerge/>
          </w:tcPr>
          <w:p w14:paraId="466A1EF6" w14:textId="77777777" w:rsidR="008613F1" w:rsidRDefault="008613F1" w:rsidP="008613F1"/>
        </w:tc>
        <w:tc>
          <w:tcPr>
            <w:tcW w:w="4904" w:type="dxa"/>
          </w:tcPr>
          <w:p w14:paraId="7032ABE4" w14:textId="170CB9A6" w:rsidR="008613F1" w:rsidRDefault="008613F1" w:rsidP="008613F1">
            <w:r>
              <w:rPr>
                <w:rFonts w:hint="eastAsia"/>
              </w:rPr>
              <w:t>TLS</w:t>
            </w:r>
            <w:r>
              <w:rPr>
                <w:rFonts w:hint="eastAsia"/>
              </w:rPr>
              <w:t>クライアント証明書設定</w:t>
            </w:r>
          </w:p>
        </w:tc>
      </w:tr>
    </w:tbl>
    <w:p w14:paraId="11EF50A2" w14:textId="3F5EC3F8" w:rsidR="00B016B4" w:rsidRDefault="00B016B4" w:rsidP="007465B6"/>
    <w:p w14:paraId="2E831704" w14:textId="33E5A9E1" w:rsidR="009E2DA0" w:rsidRDefault="009E2DA0">
      <w:pPr>
        <w:widowControl/>
        <w:jc w:val="left"/>
      </w:pPr>
      <w:r>
        <w:br w:type="page"/>
      </w:r>
    </w:p>
    <w:p w14:paraId="0CB2F23C" w14:textId="77777777" w:rsidR="00B016B4" w:rsidRDefault="00B016B4">
      <w:pPr>
        <w:widowControl/>
        <w:jc w:val="left"/>
      </w:pPr>
    </w:p>
    <w:p w14:paraId="4F47A3A0" w14:textId="0B638AD2" w:rsidR="007465B6" w:rsidRDefault="00B016B4" w:rsidP="00C72D46">
      <w:pPr>
        <w:pStyle w:val="3"/>
      </w:pPr>
      <w:bookmarkStart w:id="36" w:name="_Toc115972280"/>
      <w:r>
        <w:rPr>
          <w:rFonts w:hint="eastAsia"/>
        </w:rPr>
        <w:t>簡易パターン</w:t>
      </w:r>
      <w:r w:rsidR="00CD7BB5">
        <w:rPr>
          <w:rFonts w:hint="eastAsia"/>
        </w:rPr>
        <w:t>とその導入と設定概要</w:t>
      </w:r>
      <w:bookmarkEnd w:id="36"/>
    </w:p>
    <w:p w14:paraId="56107E13" w14:textId="598BD3DA" w:rsidR="00B016B4" w:rsidRDefault="00B016B4" w:rsidP="00B82430">
      <w:pPr>
        <w:ind w:firstLineChars="67" w:firstLine="141"/>
        <w:rPr>
          <w:rFonts w:asciiTheme="minorEastAsia" w:hAnsiTheme="minorEastAsia"/>
          <w:bCs/>
        </w:rPr>
      </w:pPr>
      <w:r w:rsidRPr="000A2F9E">
        <w:rPr>
          <w:rFonts w:asciiTheme="minorEastAsia" w:hAnsiTheme="minorEastAsia" w:hint="eastAsia"/>
          <w:bCs/>
        </w:rPr>
        <w:t>オープンデータを扱う自治体や府省がデータ提供者、データを利用する企業等がデータ利用者</w:t>
      </w:r>
      <w:r>
        <w:rPr>
          <w:rFonts w:asciiTheme="minorEastAsia" w:hAnsiTheme="minorEastAsia" w:hint="eastAsia"/>
          <w:bCs/>
        </w:rPr>
        <w:t>となる類型で</w:t>
      </w:r>
      <w:r w:rsidR="00A114C5">
        <w:rPr>
          <w:rFonts w:asciiTheme="minorEastAsia" w:hAnsiTheme="minorEastAsia" w:hint="eastAsia"/>
          <w:bCs/>
        </w:rPr>
        <w:t>ある</w:t>
      </w:r>
      <w:r w:rsidRPr="000A2F9E">
        <w:rPr>
          <w:rFonts w:asciiTheme="minorEastAsia" w:hAnsiTheme="minorEastAsia" w:hint="eastAsia"/>
          <w:bCs/>
        </w:rPr>
        <w:t>。</w:t>
      </w:r>
      <w:r w:rsidR="0081471B">
        <w:rPr>
          <w:bCs/>
        </w:rPr>
        <w:fldChar w:fldCharType="begin"/>
      </w:r>
      <w:r w:rsidR="0081471B">
        <w:rPr>
          <w:rFonts w:asciiTheme="minorEastAsia" w:hAnsiTheme="minorEastAsia"/>
          <w:bCs/>
        </w:rPr>
        <w:instrText xml:space="preserve"> </w:instrText>
      </w:r>
      <w:r w:rsidR="0081471B">
        <w:rPr>
          <w:rFonts w:asciiTheme="minorEastAsia" w:hAnsiTheme="minorEastAsia" w:hint="eastAsia"/>
          <w:bCs/>
        </w:rPr>
        <w:instrText>REF _Ref112088246 \h</w:instrText>
      </w:r>
      <w:r w:rsidR="0081471B">
        <w:rPr>
          <w:rFonts w:asciiTheme="minorEastAsia" w:hAnsiTheme="minorEastAsia"/>
          <w:bCs/>
        </w:rPr>
        <w:instrText xml:space="preserve"> </w:instrText>
      </w:r>
      <w:r w:rsidR="0081471B">
        <w:rPr>
          <w:bCs/>
        </w:rPr>
      </w:r>
      <w:r w:rsidR="0081471B">
        <w:rPr>
          <w:bCs/>
        </w:rPr>
        <w:fldChar w:fldCharType="separate"/>
      </w:r>
      <w:r w:rsidR="0081471B">
        <w:rPr>
          <w:rFonts w:hint="eastAsia"/>
        </w:rPr>
        <w:t>図</w:t>
      </w:r>
      <w:r w:rsidR="0081471B">
        <w:rPr>
          <w:rFonts w:hint="eastAsia"/>
        </w:rPr>
        <w:t xml:space="preserve"> </w:t>
      </w:r>
      <w:r w:rsidR="0081471B">
        <w:rPr>
          <w:noProof/>
        </w:rPr>
        <w:t>2.2</w:t>
      </w:r>
      <w:r w:rsidR="0081471B">
        <w:noBreakHyphen/>
      </w:r>
      <w:r w:rsidR="0081471B">
        <w:rPr>
          <w:noProof/>
        </w:rPr>
        <w:t>2</w:t>
      </w:r>
      <w:r w:rsidR="0081471B">
        <w:rPr>
          <w:bCs/>
        </w:rPr>
        <w:fldChar w:fldCharType="end"/>
      </w:r>
      <w:r w:rsidR="0022034C">
        <w:rPr>
          <w:rFonts w:hint="eastAsia"/>
          <w:bCs/>
        </w:rPr>
        <w:t>に簡易パターンを示す。</w:t>
      </w:r>
    </w:p>
    <w:p w14:paraId="61818E1A" w14:textId="77777777" w:rsidR="00B82430" w:rsidRDefault="00B82430" w:rsidP="00B016B4">
      <w:pPr>
        <w:rPr>
          <w:rFonts w:asciiTheme="minorEastAsia" w:hAnsiTheme="minorEastAsia"/>
          <w:bCs/>
        </w:rPr>
      </w:pPr>
    </w:p>
    <w:p w14:paraId="49D0F10D" w14:textId="12140E42" w:rsidR="004E723F" w:rsidRDefault="00B82430" w:rsidP="00B82430">
      <w:pPr>
        <w:keepNext/>
        <w:jc w:val="center"/>
      </w:pPr>
      <w:r>
        <w:rPr>
          <w:noProof/>
        </w:rPr>
        <w:drawing>
          <wp:inline distT="0" distB="0" distL="0" distR="0" wp14:anchorId="101497AE" wp14:editId="1FF5FAC3">
            <wp:extent cx="5973445" cy="2544420"/>
            <wp:effectExtent l="0" t="0" r="0" b="8890"/>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4317" cy="2549051"/>
                    </a:xfrm>
                    <a:prstGeom prst="rect">
                      <a:avLst/>
                    </a:prstGeom>
                    <a:noFill/>
                    <a:ln>
                      <a:noFill/>
                    </a:ln>
                  </pic:spPr>
                </pic:pic>
              </a:graphicData>
            </a:graphic>
          </wp:inline>
        </w:drawing>
      </w:r>
    </w:p>
    <w:p w14:paraId="6C4C0B04" w14:textId="0E4160AC" w:rsidR="004E723F" w:rsidRDefault="00B82430" w:rsidP="00B82430">
      <w:pPr>
        <w:pStyle w:val="ab"/>
        <w:jc w:val="center"/>
      </w:pPr>
      <w:bookmarkStart w:id="37" w:name="_Ref112088246"/>
      <w:r>
        <w:rPr>
          <w:rFonts w:hint="eastAsia"/>
        </w:rPr>
        <w:t>図</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図</w:instrText>
      </w:r>
      <w:r w:rsidR="00B53704">
        <w:rPr>
          <w:rFonts w:hint="eastAsia"/>
        </w:rPr>
        <w:instrText xml:space="preserve"> \* ARABIC \s 2</w:instrText>
      </w:r>
      <w:r w:rsidR="00B53704">
        <w:instrText xml:space="preserve"> </w:instrText>
      </w:r>
      <w:r w:rsidR="00B53704">
        <w:fldChar w:fldCharType="separate"/>
      </w:r>
      <w:r w:rsidR="00B53704">
        <w:rPr>
          <w:noProof/>
        </w:rPr>
        <w:t>2</w:t>
      </w:r>
      <w:r w:rsidR="00B53704">
        <w:fldChar w:fldCharType="end"/>
      </w:r>
      <w:bookmarkEnd w:id="37"/>
      <w:r w:rsidR="004E723F">
        <w:t xml:space="preserve"> </w:t>
      </w:r>
      <w:r w:rsidR="004E723F">
        <w:rPr>
          <w:rFonts w:hint="eastAsia"/>
        </w:rPr>
        <w:t>簡易パターン</w:t>
      </w:r>
    </w:p>
    <w:p w14:paraId="1793956C" w14:textId="321CC876" w:rsidR="004E723F" w:rsidRDefault="004E723F" w:rsidP="00B016B4"/>
    <w:p w14:paraId="7E1BF6B0" w14:textId="0413D779" w:rsidR="00132338" w:rsidRPr="009D137C" w:rsidRDefault="00132338" w:rsidP="00132338">
      <w:r>
        <w:rPr>
          <w:rFonts w:hint="eastAsia"/>
        </w:rPr>
        <w:t>簡易パターン</w:t>
      </w:r>
      <w:r w:rsidRPr="009D137C">
        <w:rPr>
          <w:rFonts w:hint="eastAsia"/>
        </w:rPr>
        <w:t>のユースケースについて説明</w:t>
      </w:r>
      <w:r>
        <w:rPr>
          <w:rFonts w:hint="eastAsia"/>
        </w:rPr>
        <w:t>する</w:t>
      </w:r>
      <w:r w:rsidRPr="009D137C">
        <w:rPr>
          <w:rFonts w:hint="eastAsia"/>
        </w:rPr>
        <w:t>。</w:t>
      </w:r>
    </w:p>
    <w:p w14:paraId="11D3B5C0" w14:textId="77777777" w:rsidR="00132338" w:rsidRPr="009D137C" w:rsidRDefault="00132338" w:rsidP="00132338">
      <w:pPr>
        <w:pStyle w:val="a"/>
        <w:ind w:leftChars="0" w:left="284"/>
      </w:pPr>
      <w:r w:rsidRPr="009D137C">
        <w:rPr>
          <w:rFonts w:hint="eastAsia"/>
        </w:rPr>
        <w:t>データとしては、オープンデータを想定</w:t>
      </w:r>
      <w:r>
        <w:rPr>
          <w:rFonts w:hint="eastAsia"/>
        </w:rPr>
        <w:t>する</w:t>
      </w:r>
      <w:r w:rsidRPr="009D137C">
        <w:rPr>
          <w:rFonts w:hint="eastAsia"/>
        </w:rPr>
        <w:t>。</w:t>
      </w:r>
    </w:p>
    <w:p w14:paraId="01F04B50" w14:textId="4E9B8E5F" w:rsidR="00132338" w:rsidRPr="009D137C" w:rsidRDefault="00132338" w:rsidP="00132338">
      <w:pPr>
        <w:pStyle w:val="a"/>
        <w:ind w:leftChars="0" w:left="284"/>
      </w:pPr>
      <w:r w:rsidRPr="009D137C">
        <w:rPr>
          <w:rFonts w:hint="eastAsia"/>
        </w:rPr>
        <w:t>ユーザ識別要件としてはデータ提供者やデータ利用者</w:t>
      </w:r>
      <w:r w:rsidR="00012516">
        <w:rPr>
          <w:rFonts w:hint="eastAsia"/>
        </w:rPr>
        <w:t>の</w:t>
      </w:r>
      <w:r w:rsidRPr="009D137C">
        <w:rPr>
          <w:rFonts w:hint="eastAsia"/>
        </w:rPr>
        <w:t>認証は</w:t>
      </w:r>
      <w:r>
        <w:rPr>
          <w:rFonts w:hint="eastAsia"/>
        </w:rPr>
        <w:t>不要</w:t>
      </w:r>
      <w:r w:rsidRPr="009D137C">
        <w:rPr>
          <w:rFonts w:hint="eastAsia"/>
        </w:rPr>
        <w:t>。</w:t>
      </w:r>
    </w:p>
    <w:p w14:paraId="15433668" w14:textId="653D6C66" w:rsidR="0022034C" w:rsidRPr="00132338" w:rsidRDefault="00132338" w:rsidP="00B016B4">
      <w:pPr>
        <w:pStyle w:val="a"/>
        <w:ind w:leftChars="0" w:left="284"/>
      </w:pPr>
      <w:r w:rsidRPr="009D137C">
        <w:rPr>
          <w:rFonts w:hint="eastAsia"/>
        </w:rPr>
        <w:t>契約関係要件では、オープンデータのため、データカタログに記載された　CCライセンス（</w:t>
      </w:r>
      <w:r w:rsidRPr="00570648">
        <w:rPr>
          <w:rFonts w:hint="eastAsia"/>
        </w:rPr>
        <w:t>クリエイティブ・コモンズ・ライセンス</w:t>
      </w:r>
      <w:r w:rsidRPr="009D137C">
        <w:rPr>
          <w:rFonts w:hint="eastAsia"/>
        </w:rPr>
        <w:t>）</w:t>
      </w:r>
      <w:r>
        <w:rPr>
          <w:rFonts w:hint="eastAsia"/>
        </w:rPr>
        <w:t>等</w:t>
      </w:r>
      <w:r w:rsidRPr="009D137C">
        <w:rPr>
          <w:rFonts w:hint="eastAsia"/>
        </w:rPr>
        <w:t>を確認し</w:t>
      </w:r>
      <w:r>
        <w:rPr>
          <w:rFonts w:hint="eastAsia"/>
        </w:rPr>
        <w:t>、</w:t>
      </w:r>
      <w:r w:rsidRPr="009D137C">
        <w:rPr>
          <w:rFonts w:hint="eastAsia"/>
        </w:rPr>
        <w:t>データ取得時</w:t>
      </w:r>
      <w:r>
        <w:rPr>
          <w:rFonts w:hint="eastAsia"/>
        </w:rPr>
        <w:t>に</w:t>
      </w:r>
      <w:r w:rsidRPr="009D137C">
        <w:rPr>
          <w:rFonts w:hint="eastAsia"/>
        </w:rPr>
        <w:t>合意して利用する。</w:t>
      </w:r>
    </w:p>
    <w:p w14:paraId="42F053FA" w14:textId="77777777" w:rsidR="0022034C" w:rsidRDefault="0022034C" w:rsidP="00B016B4"/>
    <w:p w14:paraId="09352D10" w14:textId="4075773C" w:rsidR="004E723F" w:rsidRDefault="0022034C" w:rsidP="0022034C">
      <w:pPr>
        <w:pStyle w:val="ab"/>
        <w:jc w:val="center"/>
      </w:pPr>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2</w:t>
      </w:r>
      <w:r w:rsidR="00B53704">
        <w:fldChar w:fldCharType="end"/>
      </w:r>
      <w:r>
        <w:rPr>
          <w:rFonts w:hint="eastAsia"/>
        </w:rPr>
        <w:t xml:space="preserve">　簡易パターンにおける導入機能部品と申請、設定</w:t>
      </w:r>
    </w:p>
    <w:tbl>
      <w:tblPr>
        <w:tblStyle w:val="a8"/>
        <w:tblW w:w="0" w:type="auto"/>
        <w:tblInd w:w="-5" w:type="dxa"/>
        <w:tblLook w:val="04A0" w:firstRow="1" w:lastRow="0" w:firstColumn="1" w:lastColumn="0" w:noHBand="0" w:noVBand="1"/>
      </w:tblPr>
      <w:tblGrid>
        <w:gridCol w:w="809"/>
        <w:gridCol w:w="1077"/>
        <w:gridCol w:w="2946"/>
        <w:gridCol w:w="4909"/>
      </w:tblGrid>
      <w:tr w:rsidR="009F75CD" w14:paraId="2293E1B3" w14:textId="77777777" w:rsidTr="004E723F">
        <w:tc>
          <w:tcPr>
            <w:tcW w:w="809" w:type="dxa"/>
          </w:tcPr>
          <w:p w14:paraId="00D1B1D2" w14:textId="77777777" w:rsidR="009F75CD" w:rsidRDefault="009F75CD" w:rsidP="009F75CD">
            <w:r>
              <w:rPr>
                <w:rFonts w:hint="eastAsia"/>
              </w:rPr>
              <w:t>#</w:t>
            </w:r>
          </w:p>
        </w:tc>
        <w:tc>
          <w:tcPr>
            <w:tcW w:w="1077" w:type="dxa"/>
          </w:tcPr>
          <w:p w14:paraId="079F6656" w14:textId="5399B9E6" w:rsidR="009F75CD" w:rsidRDefault="009F75CD" w:rsidP="009F75CD">
            <w:r>
              <w:rPr>
                <w:rFonts w:hint="eastAsia"/>
              </w:rPr>
              <w:t>利用主体</w:t>
            </w:r>
          </w:p>
        </w:tc>
        <w:tc>
          <w:tcPr>
            <w:tcW w:w="2946" w:type="dxa"/>
          </w:tcPr>
          <w:p w14:paraId="0925A8B2" w14:textId="2A7138AA" w:rsidR="009F75CD" w:rsidRDefault="009F75CD" w:rsidP="009F75CD">
            <w:r>
              <w:rPr>
                <w:rFonts w:hint="eastAsia"/>
              </w:rPr>
              <w:t>導入機能部品</w:t>
            </w:r>
          </w:p>
        </w:tc>
        <w:tc>
          <w:tcPr>
            <w:tcW w:w="4909" w:type="dxa"/>
          </w:tcPr>
          <w:p w14:paraId="04C55D2B" w14:textId="593A42C7" w:rsidR="009F75CD" w:rsidRDefault="009F75CD" w:rsidP="009F75CD">
            <w:r>
              <w:rPr>
                <w:rFonts w:hint="eastAsia"/>
              </w:rPr>
              <w:t>申請、設定</w:t>
            </w:r>
          </w:p>
        </w:tc>
      </w:tr>
      <w:tr w:rsidR="004E723F" w14:paraId="1D6B919F" w14:textId="77777777" w:rsidTr="004E723F">
        <w:tc>
          <w:tcPr>
            <w:tcW w:w="809" w:type="dxa"/>
          </w:tcPr>
          <w:p w14:paraId="1E464C29" w14:textId="77777777" w:rsidR="004E723F" w:rsidRDefault="004E723F" w:rsidP="00580BDB">
            <w:r>
              <w:rPr>
                <w:rFonts w:hint="eastAsia"/>
              </w:rPr>
              <w:t>1</w:t>
            </w:r>
          </w:p>
        </w:tc>
        <w:tc>
          <w:tcPr>
            <w:tcW w:w="1077" w:type="dxa"/>
            <w:vMerge w:val="restart"/>
          </w:tcPr>
          <w:p w14:paraId="434B7ECD" w14:textId="21E65E3C" w:rsidR="009F75CD" w:rsidRDefault="009F75CD" w:rsidP="00580BDB">
            <w:r>
              <w:rPr>
                <w:rFonts w:hint="eastAsia"/>
              </w:rPr>
              <w:t>データ</w:t>
            </w:r>
          </w:p>
          <w:p w14:paraId="09E47E9A" w14:textId="740A1EC6" w:rsidR="004E723F" w:rsidRDefault="004E723F" w:rsidP="00580BDB">
            <w:r>
              <w:rPr>
                <w:rFonts w:hint="eastAsia"/>
              </w:rPr>
              <w:t>提供者</w:t>
            </w:r>
          </w:p>
        </w:tc>
        <w:tc>
          <w:tcPr>
            <w:tcW w:w="2946" w:type="dxa"/>
          </w:tcPr>
          <w:p w14:paraId="3E8A848A" w14:textId="1A75134E" w:rsidR="004E723F" w:rsidRDefault="004E723F" w:rsidP="00580BDB">
            <w:r>
              <w:rPr>
                <w:rFonts w:hint="eastAsia"/>
              </w:rPr>
              <w:t>データ管理</w:t>
            </w:r>
          </w:p>
        </w:tc>
        <w:tc>
          <w:tcPr>
            <w:tcW w:w="4909" w:type="dxa"/>
          </w:tcPr>
          <w:p w14:paraId="4ACC5F29" w14:textId="332133F8" w:rsidR="004E723F" w:rsidRDefault="004E723F" w:rsidP="00580BDB">
            <w:r>
              <w:rPr>
                <w:rFonts w:hint="eastAsia"/>
              </w:rPr>
              <w:t>提供プロトコルごとの設定</w:t>
            </w:r>
            <w:r>
              <w:rPr>
                <w:rFonts w:hint="eastAsia"/>
              </w:rPr>
              <w:t>(HTTP)</w:t>
            </w:r>
          </w:p>
        </w:tc>
      </w:tr>
      <w:tr w:rsidR="004E723F" w14:paraId="6BA08837" w14:textId="77777777" w:rsidTr="004E723F">
        <w:tc>
          <w:tcPr>
            <w:tcW w:w="809" w:type="dxa"/>
          </w:tcPr>
          <w:p w14:paraId="42BE3F8D" w14:textId="77777777" w:rsidR="004E723F" w:rsidRDefault="004E723F" w:rsidP="00580BDB">
            <w:r>
              <w:rPr>
                <w:rFonts w:hint="eastAsia"/>
              </w:rPr>
              <w:t>2</w:t>
            </w:r>
          </w:p>
        </w:tc>
        <w:tc>
          <w:tcPr>
            <w:tcW w:w="1077" w:type="dxa"/>
            <w:vMerge/>
          </w:tcPr>
          <w:p w14:paraId="1798E64E" w14:textId="77777777" w:rsidR="004E723F" w:rsidRDefault="004E723F" w:rsidP="00580BDB"/>
        </w:tc>
        <w:tc>
          <w:tcPr>
            <w:tcW w:w="2946" w:type="dxa"/>
            <w:vMerge w:val="restart"/>
          </w:tcPr>
          <w:p w14:paraId="6AD5A9EC" w14:textId="77777777" w:rsidR="00005977" w:rsidRDefault="00005977" w:rsidP="00580BDB">
            <w:r>
              <w:rPr>
                <w:rFonts w:hint="eastAsia"/>
              </w:rPr>
              <w:t>データ</w:t>
            </w:r>
            <w:r w:rsidR="004E723F">
              <w:rPr>
                <w:rFonts w:hint="eastAsia"/>
              </w:rPr>
              <w:t>カタログサイト</w:t>
            </w:r>
          </w:p>
          <w:p w14:paraId="5FC80F42" w14:textId="7E24F4F0" w:rsidR="004E723F" w:rsidRDefault="004E723F" w:rsidP="00580BDB">
            <w:r>
              <w:rPr>
                <w:rFonts w:hint="eastAsia"/>
              </w:rPr>
              <w:t>(CKAN)</w:t>
            </w:r>
          </w:p>
        </w:tc>
        <w:tc>
          <w:tcPr>
            <w:tcW w:w="4909" w:type="dxa"/>
          </w:tcPr>
          <w:p w14:paraId="18FE3769" w14:textId="77777777" w:rsidR="004E723F" w:rsidRDefault="004E723F" w:rsidP="00580BDB">
            <w:r>
              <w:rPr>
                <w:rFonts w:hint="eastAsia"/>
              </w:rPr>
              <w:t>CKAN</w:t>
            </w:r>
            <w:r>
              <w:rPr>
                <w:rFonts w:hint="eastAsia"/>
              </w:rPr>
              <w:t>の初期設定</w:t>
            </w:r>
          </w:p>
        </w:tc>
      </w:tr>
      <w:tr w:rsidR="004E723F" w14:paraId="5F52FA73" w14:textId="77777777" w:rsidTr="004E723F">
        <w:tc>
          <w:tcPr>
            <w:tcW w:w="809" w:type="dxa"/>
          </w:tcPr>
          <w:p w14:paraId="0896945B" w14:textId="77777777" w:rsidR="004E723F" w:rsidRDefault="004E723F" w:rsidP="00580BDB">
            <w:r>
              <w:rPr>
                <w:rFonts w:hint="eastAsia"/>
              </w:rPr>
              <w:t>3</w:t>
            </w:r>
          </w:p>
        </w:tc>
        <w:tc>
          <w:tcPr>
            <w:tcW w:w="1077" w:type="dxa"/>
            <w:vMerge/>
          </w:tcPr>
          <w:p w14:paraId="13C6099B" w14:textId="77777777" w:rsidR="004E723F" w:rsidRDefault="004E723F" w:rsidP="00580BDB"/>
        </w:tc>
        <w:tc>
          <w:tcPr>
            <w:tcW w:w="2946" w:type="dxa"/>
            <w:vMerge/>
          </w:tcPr>
          <w:p w14:paraId="2F6B28AC" w14:textId="77777777" w:rsidR="004E723F" w:rsidRDefault="004E723F" w:rsidP="00580BDB"/>
        </w:tc>
        <w:tc>
          <w:tcPr>
            <w:tcW w:w="4909" w:type="dxa"/>
          </w:tcPr>
          <w:p w14:paraId="3D040C27" w14:textId="61413A09" w:rsidR="004E723F" w:rsidRDefault="00005977" w:rsidP="00580BDB">
            <w:r>
              <w:rPr>
                <w:rFonts w:hint="eastAsia"/>
              </w:rPr>
              <w:t>データカタログ</w:t>
            </w:r>
            <w:r w:rsidR="004E723F">
              <w:rPr>
                <w:rFonts w:hint="eastAsia"/>
              </w:rPr>
              <w:t>横断検索サイトへのカタログサイト</w:t>
            </w:r>
            <w:r>
              <w:rPr>
                <w:rFonts w:hint="eastAsia"/>
              </w:rPr>
              <w:t>へのクローリング</w:t>
            </w:r>
            <w:r w:rsidR="004E723F">
              <w:rPr>
                <w:rFonts w:hint="eastAsia"/>
              </w:rPr>
              <w:t>登録申請</w:t>
            </w:r>
          </w:p>
        </w:tc>
      </w:tr>
      <w:tr w:rsidR="004E723F" w14:paraId="52A32E46" w14:textId="77777777" w:rsidTr="004E723F">
        <w:tc>
          <w:tcPr>
            <w:tcW w:w="809" w:type="dxa"/>
          </w:tcPr>
          <w:p w14:paraId="0D5EF628" w14:textId="77777777" w:rsidR="004E723F" w:rsidRDefault="004E723F" w:rsidP="00580BDB">
            <w:r>
              <w:rPr>
                <w:rFonts w:hint="eastAsia"/>
              </w:rPr>
              <w:t>4</w:t>
            </w:r>
          </w:p>
        </w:tc>
        <w:tc>
          <w:tcPr>
            <w:tcW w:w="1077" w:type="dxa"/>
            <w:vMerge/>
          </w:tcPr>
          <w:p w14:paraId="0F1610FC" w14:textId="77777777" w:rsidR="004E723F" w:rsidRDefault="004E723F" w:rsidP="00580BDB"/>
        </w:tc>
        <w:tc>
          <w:tcPr>
            <w:tcW w:w="2946" w:type="dxa"/>
          </w:tcPr>
          <w:p w14:paraId="5C964CB7" w14:textId="77777777" w:rsidR="004E723F" w:rsidRDefault="004E723F" w:rsidP="00580BDB">
            <w:r>
              <w:rPr>
                <w:rFonts w:hint="eastAsia"/>
              </w:rPr>
              <w:t>データカタログ作成ツール</w:t>
            </w:r>
          </w:p>
        </w:tc>
        <w:tc>
          <w:tcPr>
            <w:tcW w:w="4909" w:type="dxa"/>
          </w:tcPr>
          <w:p w14:paraId="4AF673A3" w14:textId="77777777" w:rsidR="004E723F" w:rsidRDefault="004E723F" w:rsidP="00580BDB">
            <w:r>
              <w:rPr>
                <w:rFonts w:hint="eastAsia"/>
              </w:rPr>
              <w:t>データカタログ作成ツールの利用申請</w:t>
            </w:r>
          </w:p>
          <w:p w14:paraId="0D09F907" w14:textId="6BBF0882" w:rsidR="00005977" w:rsidRDefault="00005977" w:rsidP="00580BDB">
            <w:r>
              <w:rPr>
                <w:rFonts w:hint="eastAsia"/>
              </w:rPr>
              <w:t>(</w:t>
            </w:r>
            <w:r>
              <w:rPr>
                <w:rFonts w:hint="eastAsia"/>
              </w:rPr>
              <w:t>自環境に導入する場合は、導入と設定</w:t>
            </w:r>
            <w:r>
              <w:t>)</w:t>
            </w:r>
          </w:p>
        </w:tc>
      </w:tr>
      <w:tr w:rsidR="004E723F" w14:paraId="13D6310F" w14:textId="77777777" w:rsidTr="004E723F">
        <w:tc>
          <w:tcPr>
            <w:tcW w:w="809" w:type="dxa"/>
          </w:tcPr>
          <w:p w14:paraId="59331E20" w14:textId="77777777" w:rsidR="004E723F" w:rsidRDefault="004E723F" w:rsidP="00580BDB">
            <w:r>
              <w:rPr>
                <w:rFonts w:hint="eastAsia"/>
              </w:rPr>
              <w:t>5</w:t>
            </w:r>
          </w:p>
        </w:tc>
        <w:tc>
          <w:tcPr>
            <w:tcW w:w="1077" w:type="dxa"/>
            <w:vMerge w:val="restart"/>
          </w:tcPr>
          <w:p w14:paraId="01D9F830" w14:textId="33A68693" w:rsidR="009F75CD" w:rsidRDefault="009F75CD" w:rsidP="00580BDB">
            <w:r>
              <w:rPr>
                <w:rFonts w:hint="eastAsia"/>
              </w:rPr>
              <w:t>データ</w:t>
            </w:r>
          </w:p>
          <w:p w14:paraId="1917A4A5" w14:textId="1DB9F433" w:rsidR="004E723F" w:rsidRDefault="004E723F" w:rsidP="00580BDB">
            <w:r>
              <w:rPr>
                <w:rFonts w:hint="eastAsia"/>
              </w:rPr>
              <w:t>利用者</w:t>
            </w:r>
          </w:p>
        </w:tc>
        <w:tc>
          <w:tcPr>
            <w:tcW w:w="2946" w:type="dxa"/>
            <w:vMerge w:val="restart"/>
          </w:tcPr>
          <w:p w14:paraId="3B13FA73" w14:textId="77777777" w:rsidR="004E723F" w:rsidRDefault="004E723F" w:rsidP="00580BDB">
            <w:r>
              <w:rPr>
                <w:rFonts w:hint="eastAsia"/>
              </w:rPr>
              <w:t>利用者コネクタ</w:t>
            </w:r>
          </w:p>
        </w:tc>
        <w:tc>
          <w:tcPr>
            <w:tcW w:w="4909" w:type="dxa"/>
          </w:tcPr>
          <w:p w14:paraId="087BE393" w14:textId="4EB8F00D" w:rsidR="004E723F" w:rsidRDefault="004E723F" w:rsidP="00580BDB">
            <w:r>
              <w:rPr>
                <w:rFonts w:hint="eastAsia"/>
              </w:rPr>
              <w:t>CADDE</w:t>
            </w:r>
            <w:r>
              <w:rPr>
                <w:rFonts w:hint="eastAsia"/>
              </w:rPr>
              <w:t>利用</w:t>
            </w:r>
            <w:r w:rsidR="00005977">
              <w:rPr>
                <w:rFonts w:hint="eastAsia"/>
              </w:rPr>
              <w:t>者コネクタの導入</w:t>
            </w:r>
          </w:p>
        </w:tc>
      </w:tr>
      <w:tr w:rsidR="00005977" w14:paraId="20800AB1" w14:textId="77777777" w:rsidTr="004E723F">
        <w:tc>
          <w:tcPr>
            <w:tcW w:w="809" w:type="dxa"/>
          </w:tcPr>
          <w:p w14:paraId="25F1B9D1" w14:textId="3B41DA93" w:rsidR="00005977" w:rsidRDefault="00DA004D" w:rsidP="00580BDB">
            <w:r>
              <w:rPr>
                <w:rFonts w:hint="eastAsia"/>
              </w:rPr>
              <w:t>7</w:t>
            </w:r>
          </w:p>
        </w:tc>
        <w:tc>
          <w:tcPr>
            <w:tcW w:w="1077" w:type="dxa"/>
            <w:vMerge/>
          </w:tcPr>
          <w:p w14:paraId="4572475D" w14:textId="77777777" w:rsidR="00005977" w:rsidRDefault="00005977" w:rsidP="00580BDB"/>
        </w:tc>
        <w:tc>
          <w:tcPr>
            <w:tcW w:w="2946" w:type="dxa"/>
            <w:vMerge/>
          </w:tcPr>
          <w:p w14:paraId="4C289CB7" w14:textId="77777777" w:rsidR="00005977" w:rsidRDefault="00005977" w:rsidP="00580BDB"/>
        </w:tc>
        <w:tc>
          <w:tcPr>
            <w:tcW w:w="4909" w:type="dxa"/>
          </w:tcPr>
          <w:p w14:paraId="4D1101D4" w14:textId="5BF74719" w:rsidR="00005977" w:rsidRDefault="00005977" w:rsidP="00580BDB">
            <w:r>
              <w:rPr>
                <w:rFonts w:hint="eastAsia"/>
              </w:rPr>
              <w:t>CADDE</w:t>
            </w:r>
            <w:r>
              <w:rPr>
                <w:rFonts w:hint="eastAsia"/>
              </w:rPr>
              <w:t>利用申請</w:t>
            </w:r>
          </w:p>
        </w:tc>
      </w:tr>
      <w:tr w:rsidR="004E723F" w14:paraId="72D27E55" w14:textId="77777777" w:rsidTr="004E723F">
        <w:tc>
          <w:tcPr>
            <w:tcW w:w="809" w:type="dxa"/>
          </w:tcPr>
          <w:p w14:paraId="1B24B7D6" w14:textId="70B6BB98" w:rsidR="004E723F" w:rsidRDefault="00DA004D" w:rsidP="00580BDB">
            <w:r>
              <w:rPr>
                <w:rFonts w:hint="eastAsia"/>
              </w:rPr>
              <w:t>8</w:t>
            </w:r>
          </w:p>
        </w:tc>
        <w:tc>
          <w:tcPr>
            <w:tcW w:w="1077" w:type="dxa"/>
            <w:vMerge/>
          </w:tcPr>
          <w:p w14:paraId="6AAD46BC" w14:textId="77777777" w:rsidR="004E723F" w:rsidRDefault="004E723F" w:rsidP="00580BDB"/>
        </w:tc>
        <w:tc>
          <w:tcPr>
            <w:tcW w:w="2946" w:type="dxa"/>
            <w:vMerge/>
          </w:tcPr>
          <w:p w14:paraId="147F8AC4" w14:textId="77777777" w:rsidR="004E723F" w:rsidRDefault="004E723F" w:rsidP="00580BDB"/>
        </w:tc>
        <w:tc>
          <w:tcPr>
            <w:tcW w:w="4909" w:type="dxa"/>
          </w:tcPr>
          <w:p w14:paraId="7BFB4D54" w14:textId="77777777" w:rsidR="004E723F" w:rsidRDefault="004E723F" w:rsidP="00580BDB">
            <w:r>
              <w:rPr>
                <w:rFonts w:hint="eastAsia"/>
              </w:rPr>
              <w:t>コネクタロケーション設定</w:t>
            </w:r>
          </w:p>
        </w:tc>
      </w:tr>
      <w:tr w:rsidR="004E723F" w14:paraId="2026A7A1" w14:textId="77777777" w:rsidTr="004E723F">
        <w:tc>
          <w:tcPr>
            <w:tcW w:w="809" w:type="dxa"/>
          </w:tcPr>
          <w:p w14:paraId="10457599" w14:textId="30E3B95D" w:rsidR="004E723F" w:rsidRDefault="00DA004D" w:rsidP="00580BDB">
            <w:r>
              <w:rPr>
                <w:rFonts w:hint="eastAsia"/>
              </w:rPr>
              <w:t>9</w:t>
            </w:r>
          </w:p>
        </w:tc>
        <w:tc>
          <w:tcPr>
            <w:tcW w:w="1077" w:type="dxa"/>
            <w:vMerge/>
          </w:tcPr>
          <w:p w14:paraId="53BD25A7" w14:textId="77777777" w:rsidR="004E723F" w:rsidRDefault="004E723F" w:rsidP="00580BDB"/>
        </w:tc>
        <w:tc>
          <w:tcPr>
            <w:tcW w:w="2946" w:type="dxa"/>
            <w:vMerge/>
          </w:tcPr>
          <w:p w14:paraId="1A5A64EB" w14:textId="77777777" w:rsidR="004E723F" w:rsidRDefault="004E723F" w:rsidP="00580BDB"/>
        </w:tc>
        <w:tc>
          <w:tcPr>
            <w:tcW w:w="4909" w:type="dxa"/>
          </w:tcPr>
          <w:p w14:paraId="18DE3868" w14:textId="131C7231" w:rsidR="004E723F" w:rsidRDefault="00005977" w:rsidP="00580BDB">
            <w:r>
              <w:rPr>
                <w:rFonts w:hint="eastAsia"/>
              </w:rPr>
              <w:t>データカタログ</w:t>
            </w:r>
            <w:r w:rsidR="004E723F">
              <w:rPr>
                <w:rFonts w:hint="eastAsia"/>
              </w:rPr>
              <w:t>横断検索との接続設定</w:t>
            </w:r>
          </w:p>
        </w:tc>
      </w:tr>
      <w:tr w:rsidR="004E723F" w14:paraId="665BEE27" w14:textId="77777777" w:rsidTr="004E723F">
        <w:tc>
          <w:tcPr>
            <w:tcW w:w="809" w:type="dxa"/>
          </w:tcPr>
          <w:p w14:paraId="05F987A9" w14:textId="50E661CC" w:rsidR="004E723F" w:rsidRDefault="00DA004D" w:rsidP="00580BDB">
            <w:r>
              <w:rPr>
                <w:rFonts w:hint="eastAsia"/>
              </w:rPr>
              <w:t>1</w:t>
            </w:r>
            <w:r>
              <w:t>0</w:t>
            </w:r>
          </w:p>
        </w:tc>
        <w:tc>
          <w:tcPr>
            <w:tcW w:w="1077" w:type="dxa"/>
            <w:vMerge/>
          </w:tcPr>
          <w:p w14:paraId="50D60C66" w14:textId="77777777" w:rsidR="004E723F" w:rsidRDefault="004E723F" w:rsidP="00580BDB"/>
        </w:tc>
        <w:tc>
          <w:tcPr>
            <w:tcW w:w="2946" w:type="dxa"/>
          </w:tcPr>
          <w:p w14:paraId="3EA69320" w14:textId="77777777" w:rsidR="004E723F" w:rsidRDefault="004E723F" w:rsidP="00580BDB">
            <w:r>
              <w:rPr>
                <w:rFonts w:hint="eastAsia"/>
              </w:rPr>
              <w:t>データ取得</w:t>
            </w:r>
            <w:r>
              <w:rPr>
                <w:rFonts w:hint="eastAsia"/>
              </w:rPr>
              <w:t>AP</w:t>
            </w:r>
          </w:p>
        </w:tc>
        <w:tc>
          <w:tcPr>
            <w:tcW w:w="4909" w:type="dxa"/>
          </w:tcPr>
          <w:p w14:paraId="176705F3" w14:textId="05572ACF" w:rsidR="004E723F" w:rsidRDefault="00005977" w:rsidP="00580BDB">
            <w:r>
              <w:rPr>
                <w:rFonts w:hint="eastAsia"/>
              </w:rPr>
              <w:t>データ取得</w:t>
            </w:r>
            <w:r>
              <w:rPr>
                <w:rFonts w:hint="eastAsia"/>
              </w:rPr>
              <w:t>AP</w:t>
            </w:r>
            <w:r>
              <w:rPr>
                <w:rFonts w:hint="eastAsia"/>
              </w:rPr>
              <w:t>の開発と利用者コネクタ呼出設定</w:t>
            </w:r>
          </w:p>
        </w:tc>
      </w:tr>
      <w:bookmarkEnd w:id="29"/>
      <w:bookmarkEnd w:id="30"/>
      <w:bookmarkEnd w:id="31"/>
      <w:bookmarkEnd w:id="32"/>
      <w:bookmarkEnd w:id="33"/>
    </w:tbl>
    <w:p w14:paraId="791CB15B" w14:textId="31E115B9" w:rsidR="000B7DB4" w:rsidRDefault="000B7DB4">
      <w:pPr>
        <w:widowControl/>
        <w:jc w:val="left"/>
        <w:rPr>
          <w:rFonts w:ascii="ＭＳ 明朝" w:hAnsi="ＭＳ 明朝"/>
        </w:rPr>
      </w:pPr>
    </w:p>
    <w:p w14:paraId="3AA3C433" w14:textId="43A140A3" w:rsidR="000B7DB4" w:rsidRDefault="00084DE9" w:rsidP="00C72D46">
      <w:pPr>
        <w:pStyle w:val="3"/>
      </w:pPr>
      <w:bookmarkStart w:id="38" w:name="_Toc110011471"/>
      <w:bookmarkStart w:id="39" w:name="_Toc115972281"/>
      <w:r>
        <w:rPr>
          <w:rFonts w:hint="eastAsia"/>
        </w:rPr>
        <w:t>データ取引</w:t>
      </w:r>
      <w:r w:rsidR="000B7DB4">
        <w:rPr>
          <w:rFonts w:hint="eastAsia"/>
        </w:rPr>
        <w:t>市場利用パターン</w:t>
      </w:r>
      <w:bookmarkEnd w:id="38"/>
      <w:r w:rsidR="00CD7BB5">
        <w:rPr>
          <w:rFonts w:hint="eastAsia"/>
        </w:rPr>
        <w:t>とその導入と設定概要</w:t>
      </w:r>
      <w:bookmarkEnd w:id="39"/>
    </w:p>
    <w:p w14:paraId="32171A3E" w14:textId="4A604A16" w:rsidR="000B7DB4" w:rsidRDefault="000B7DB4" w:rsidP="00533F87">
      <w:pPr>
        <w:ind w:firstLineChars="67" w:firstLine="141"/>
      </w:pPr>
      <w:r w:rsidRPr="000A2F9E">
        <w:rPr>
          <w:rFonts w:hint="eastAsia"/>
        </w:rPr>
        <w:t>データ取引市場が仲介し、データ提供者が保有する限定提供データを、ライセンス販売し、データ利用者が購入して利用する類型</w:t>
      </w:r>
      <w:r>
        <w:rPr>
          <w:rFonts w:hint="eastAsia"/>
        </w:rPr>
        <w:t>で</w:t>
      </w:r>
      <w:r w:rsidR="00A114C5">
        <w:rPr>
          <w:rFonts w:hint="eastAsia"/>
        </w:rPr>
        <w:t>ある</w:t>
      </w:r>
      <w:r>
        <w:rPr>
          <w:rFonts w:hint="eastAsia"/>
        </w:rPr>
        <w:t>。</w:t>
      </w:r>
      <w:r w:rsidR="0081471B">
        <w:rPr>
          <w:bCs/>
        </w:rPr>
        <w:fldChar w:fldCharType="begin"/>
      </w:r>
      <w:r w:rsidR="0081471B">
        <w:rPr>
          <w:bCs/>
        </w:rPr>
        <w:instrText xml:space="preserve"> REF _Ref112088195 \h </w:instrText>
      </w:r>
      <w:r w:rsidR="0081471B">
        <w:rPr>
          <w:bCs/>
        </w:rPr>
      </w:r>
      <w:r w:rsidR="0081471B">
        <w:rPr>
          <w:bCs/>
        </w:rPr>
        <w:fldChar w:fldCharType="separate"/>
      </w:r>
      <w:r w:rsidR="0081471B">
        <w:rPr>
          <w:rFonts w:hint="eastAsia"/>
        </w:rPr>
        <w:t>図</w:t>
      </w:r>
      <w:r w:rsidR="0081471B">
        <w:rPr>
          <w:rFonts w:hint="eastAsia"/>
        </w:rPr>
        <w:t xml:space="preserve"> </w:t>
      </w:r>
      <w:r w:rsidR="0081471B">
        <w:rPr>
          <w:noProof/>
        </w:rPr>
        <w:t>2.2</w:t>
      </w:r>
      <w:r w:rsidR="0081471B">
        <w:noBreakHyphen/>
      </w:r>
      <w:r w:rsidR="0081471B">
        <w:rPr>
          <w:noProof/>
        </w:rPr>
        <w:t>3</w:t>
      </w:r>
      <w:r w:rsidR="0081471B">
        <w:rPr>
          <w:bCs/>
        </w:rPr>
        <w:fldChar w:fldCharType="end"/>
      </w:r>
      <w:r w:rsidR="00084DE9">
        <w:rPr>
          <w:rFonts w:hint="eastAsia"/>
          <w:bCs/>
        </w:rPr>
        <w:t>にデータ取引市場利用パターンを示す。</w:t>
      </w:r>
    </w:p>
    <w:p w14:paraId="0243B170" w14:textId="77777777" w:rsidR="000B7DB4" w:rsidRDefault="000B7DB4" w:rsidP="00FE4FDF"/>
    <w:p w14:paraId="1BE401A6" w14:textId="59CAAD70" w:rsidR="000B7DB4" w:rsidRDefault="00084DE9" w:rsidP="000B7DB4">
      <w:pPr>
        <w:keepNext/>
      </w:pPr>
      <w:r>
        <w:rPr>
          <w:noProof/>
        </w:rPr>
        <w:drawing>
          <wp:inline distT="0" distB="0" distL="0" distR="0" wp14:anchorId="3DFEA229" wp14:editId="2C7D0913">
            <wp:extent cx="6061075" cy="2698856"/>
            <wp:effectExtent l="0" t="0" r="0" b="6350"/>
            <wp:docPr id="486" name="図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71664" cy="2703571"/>
                    </a:xfrm>
                    <a:prstGeom prst="rect">
                      <a:avLst/>
                    </a:prstGeom>
                    <a:noFill/>
                    <a:ln>
                      <a:noFill/>
                    </a:ln>
                  </pic:spPr>
                </pic:pic>
              </a:graphicData>
            </a:graphic>
          </wp:inline>
        </w:drawing>
      </w:r>
    </w:p>
    <w:p w14:paraId="5C8A6CBA" w14:textId="4DDE978D" w:rsidR="00FE4FDF" w:rsidRDefault="00084DE9" w:rsidP="00084DE9">
      <w:pPr>
        <w:pStyle w:val="ab"/>
        <w:jc w:val="center"/>
      </w:pPr>
      <w:bookmarkStart w:id="40" w:name="_Ref112088195"/>
      <w:bookmarkStart w:id="41" w:name="_Ref112088187"/>
      <w:r>
        <w:rPr>
          <w:rFonts w:hint="eastAsia"/>
        </w:rPr>
        <w:t>図</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図</w:instrText>
      </w:r>
      <w:r w:rsidR="00B53704">
        <w:rPr>
          <w:rFonts w:hint="eastAsia"/>
        </w:rPr>
        <w:instrText xml:space="preserve"> \* ARABIC \s 2</w:instrText>
      </w:r>
      <w:r w:rsidR="00B53704">
        <w:instrText xml:space="preserve"> </w:instrText>
      </w:r>
      <w:r w:rsidR="00B53704">
        <w:fldChar w:fldCharType="separate"/>
      </w:r>
      <w:r w:rsidR="00B53704">
        <w:rPr>
          <w:noProof/>
        </w:rPr>
        <w:t>3</w:t>
      </w:r>
      <w:r w:rsidR="00B53704">
        <w:fldChar w:fldCharType="end"/>
      </w:r>
      <w:bookmarkEnd w:id="40"/>
      <w:r w:rsidR="000B7DB4">
        <w:rPr>
          <w:rFonts w:hint="eastAsia"/>
        </w:rPr>
        <w:t xml:space="preserve"> </w:t>
      </w:r>
      <w:r>
        <w:rPr>
          <w:rFonts w:hint="eastAsia"/>
        </w:rPr>
        <w:t>データ取引</w:t>
      </w:r>
      <w:r w:rsidR="000B7DB4">
        <w:rPr>
          <w:rFonts w:hint="eastAsia"/>
        </w:rPr>
        <w:t>市場利用パターン</w:t>
      </w:r>
      <w:bookmarkEnd w:id="41"/>
    </w:p>
    <w:p w14:paraId="0B12394A" w14:textId="65BAF40B" w:rsidR="000B7DB4" w:rsidRDefault="000B7DB4" w:rsidP="000B7DB4"/>
    <w:p w14:paraId="134D0B94" w14:textId="69B1A4DC" w:rsidR="00084DE9" w:rsidRDefault="00533F87" w:rsidP="00533F87">
      <w:r>
        <w:rPr>
          <w:rFonts w:hint="eastAsia"/>
        </w:rPr>
        <w:t>本項では、市場利用パターン</w:t>
      </w:r>
      <w:r w:rsidRPr="00C96DEA">
        <w:rPr>
          <w:rFonts w:hint="eastAsia"/>
        </w:rPr>
        <w:t>のユースケースについて説明</w:t>
      </w:r>
      <w:r>
        <w:rPr>
          <w:rFonts w:hint="eastAsia"/>
        </w:rPr>
        <w:t>する</w:t>
      </w:r>
      <w:r w:rsidRPr="00C96DEA">
        <w:rPr>
          <w:rFonts w:hint="eastAsia"/>
        </w:rPr>
        <w:t>。</w:t>
      </w:r>
    </w:p>
    <w:p w14:paraId="5F0E80BC" w14:textId="77777777" w:rsidR="00ED3C2F" w:rsidRDefault="00ED3C2F" w:rsidP="00533F87"/>
    <w:p w14:paraId="7BCFF3D6" w14:textId="77777777" w:rsidR="00533F87" w:rsidRPr="00C96DEA" w:rsidRDefault="00533F87" w:rsidP="00533F87">
      <w:pPr>
        <w:pStyle w:val="a"/>
        <w:ind w:leftChars="0" w:left="0"/>
      </w:pPr>
      <w:r w:rsidRPr="00C96DEA">
        <w:rPr>
          <w:rFonts w:hint="eastAsia"/>
        </w:rPr>
        <w:t>データとしては、限定公開データで</w:t>
      </w:r>
      <w:r>
        <w:rPr>
          <w:rFonts w:hint="eastAsia"/>
        </w:rPr>
        <w:t>あり、</w:t>
      </w:r>
      <w:r w:rsidRPr="00C96DEA">
        <w:rPr>
          <w:rFonts w:hint="eastAsia"/>
        </w:rPr>
        <w:t>データ提供者がデータ取得の許可を与えたメンバ</w:t>
      </w:r>
      <w:r>
        <w:rPr>
          <w:rFonts w:hint="eastAsia"/>
        </w:rPr>
        <w:t>にのみ、</w:t>
      </w:r>
      <w:r w:rsidRPr="00C96DEA">
        <w:rPr>
          <w:rFonts w:hint="eastAsia"/>
        </w:rPr>
        <w:t>提供</w:t>
      </w:r>
      <w:r>
        <w:rPr>
          <w:rFonts w:hint="eastAsia"/>
        </w:rPr>
        <w:t>されるものである</w:t>
      </w:r>
      <w:r w:rsidRPr="00C96DEA">
        <w:rPr>
          <w:rFonts w:hint="eastAsia"/>
        </w:rPr>
        <w:t>。</w:t>
      </w:r>
    </w:p>
    <w:p w14:paraId="73CA4E87" w14:textId="5EC00842" w:rsidR="00533F87" w:rsidRPr="00C96DEA" w:rsidRDefault="00533F87" w:rsidP="00533F87">
      <w:pPr>
        <w:pStyle w:val="a"/>
        <w:ind w:leftChars="0" w:left="0"/>
      </w:pPr>
      <w:r w:rsidRPr="00C96DEA">
        <w:rPr>
          <w:rFonts w:hint="eastAsia"/>
        </w:rPr>
        <w:t>ユーザ識別要件としては、メンバ間のデータ交換を想定</w:t>
      </w:r>
      <w:r w:rsidR="008739DF">
        <w:rPr>
          <w:rFonts w:hint="eastAsia"/>
        </w:rPr>
        <w:t>する</w:t>
      </w:r>
      <w:r w:rsidRPr="00C96DEA">
        <w:rPr>
          <w:rFonts w:hint="eastAsia"/>
        </w:rPr>
        <w:t>ので、データ提供者やデータ利用者を認証</w:t>
      </w:r>
      <w:r>
        <w:rPr>
          <w:rFonts w:hint="eastAsia"/>
        </w:rPr>
        <w:t>する</w:t>
      </w:r>
      <w:r w:rsidRPr="00C96DEA">
        <w:rPr>
          <w:rFonts w:hint="eastAsia"/>
        </w:rPr>
        <w:t>。</w:t>
      </w:r>
    </w:p>
    <w:p w14:paraId="33337F90" w14:textId="40B1ADB3" w:rsidR="00533F87" w:rsidRPr="00C96DEA" w:rsidRDefault="00533F87" w:rsidP="00533F87">
      <w:pPr>
        <w:pStyle w:val="a"/>
        <w:ind w:leftChars="0" w:left="0"/>
      </w:pPr>
      <w:r w:rsidRPr="00C96DEA">
        <w:rPr>
          <w:rFonts w:hint="eastAsia"/>
        </w:rPr>
        <w:t>契約関係要件では、データ</w:t>
      </w:r>
      <w:r w:rsidR="008739DF">
        <w:rPr>
          <w:rFonts w:hint="eastAsia"/>
        </w:rPr>
        <w:t>取引市場</w:t>
      </w:r>
      <w:r w:rsidRPr="00C96DEA">
        <w:rPr>
          <w:rFonts w:hint="eastAsia"/>
        </w:rPr>
        <w:t>に</w:t>
      </w:r>
      <w:r w:rsidR="008739DF">
        <w:rPr>
          <w:rFonts w:hint="eastAsia"/>
        </w:rPr>
        <w:t>て</w:t>
      </w:r>
      <w:r w:rsidRPr="00C96DEA">
        <w:rPr>
          <w:rFonts w:hint="eastAsia"/>
        </w:rPr>
        <w:t>、データ提供者とデータ利用者で、データ利用条件の調整と契約合意（利用条件合意）がなされ</w:t>
      </w:r>
      <w:r>
        <w:rPr>
          <w:rFonts w:hint="eastAsia"/>
        </w:rPr>
        <w:t>る</w:t>
      </w:r>
      <w:r w:rsidRPr="00C96DEA">
        <w:rPr>
          <w:rFonts w:hint="eastAsia"/>
        </w:rPr>
        <w:t>。データ取引市場で契約（利用情報）が締結されると、データ取引市場が、</w:t>
      </w:r>
      <w:r w:rsidR="008739DF">
        <w:rPr>
          <w:rFonts w:hint="eastAsia"/>
        </w:rPr>
        <w:t>データ提供者の</w:t>
      </w:r>
      <w:r w:rsidRPr="00C96DEA">
        <w:rPr>
          <w:rFonts w:hint="eastAsia"/>
        </w:rPr>
        <w:t>認可</w:t>
      </w:r>
      <w:r w:rsidR="008739DF">
        <w:rPr>
          <w:rFonts w:hint="eastAsia"/>
        </w:rPr>
        <w:t>機能</w:t>
      </w:r>
      <w:r w:rsidRPr="00C96DEA">
        <w:rPr>
          <w:rFonts w:hint="eastAsia"/>
        </w:rPr>
        <w:t>に、限定提供データをデータ利用者が取得してよいことの許可（認可</w:t>
      </w:r>
      <w:r w:rsidR="008739DF">
        <w:rPr>
          <w:rFonts w:hint="eastAsia"/>
        </w:rPr>
        <w:t>機能</w:t>
      </w:r>
      <w:r w:rsidRPr="00C96DEA">
        <w:rPr>
          <w:rFonts w:hint="eastAsia"/>
        </w:rPr>
        <w:t>に登録）を与え</w:t>
      </w:r>
      <w:r>
        <w:rPr>
          <w:rFonts w:hint="eastAsia"/>
        </w:rPr>
        <w:t>る</w:t>
      </w:r>
      <w:r w:rsidRPr="00C96DEA">
        <w:rPr>
          <w:rFonts w:hint="eastAsia"/>
        </w:rPr>
        <w:t>。</w:t>
      </w:r>
    </w:p>
    <w:p w14:paraId="59B18E27" w14:textId="4A673B64" w:rsidR="00533F87" w:rsidRDefault="0081471B" w:rsidP="00533F87">
      <w:pPr>
        <w:pStyle w:val="a"/>
        <w:ind w:leftChars="0" w:left="0"/>
      </w:pPr>
      <w:r>
        <w:fldChar w:fldCharType="begin"/>
      </w:r>
      <w:r>
        <w:instrText xml:space="preserve"> </w:instrText>
      </w:r>
      <w:r>
        <w:rPr>
          <w:rFonts w:hint="eastAsia"/>
        </w:rPr>
        <w:instrText>REF _Ref112088195 \h</w:instrText>
      </w:r>
      <w:r>
        <w:instrText xml:space="preserve"> </w:instrText>
      </w:r>
      <w:r w:rsidR="00937F37">
        <w:instrText xml:space="preserve"> \* MERGEFORMAT </w:instrText>
      </w:r>
      <w:r>
        <w:fldChar w:fldCharType="separate"/>
      </w:r>
      <w:r>
        <w:rPr>
          <w:rFonts w:hint="eastAsia"/>
        </w:rPr>
        <w:t>図</w:t>
      </w:r>
      <w:r w:rsidRPr="00937F37">
        <w:rPr>
          <w:rFonts w:asciiTheme="minorHAnsi" w:hAnsiTheme="minorHAnsi"/>
        </w:rPr>
        <w:t xml:space="preserve"> </w:t>
      </w:r>
      <w:r w:rsidRPr="00937F37">
        <w:rPr>
          <w:rFonts w:asciiTheme="minorHAnsi" w:hAnsiTheme="minorHAnsi"/>
          <w:noProof/>
        </w:rPr>
        <w:t>2.2</w:t>
      </w:r>
      <w:r w:rsidRPr="00937F37">
        <w:rPr>
          <w:rFonts w:asciiTheme="minorHAnsi" w:hAnsiTheme="minorHAnsi"/>
        </w:rPr>
        <w:noBreakHyphen/>
      </w:r>
      <w:r w:rsidRPr="00937F37">
        <w:rPr>
          <w:rFonts w:asciiTheme="minorHAnsi" w:hAnsiTheme="minorHAnsi"/>
          <w:noProof/>
        </w:rPr>
        <w:t>3</w:t>
      </w:r>
      <w:r>
        <w:fldChar w:fldCharType="end"/>
      </w:r>
      <w:r w:rsidR="00084DE9">
        <w:rPr>
          <w:rFonts w:hint="eastAsia"/>
        </w:rPr>
        <w:t>の</w:t>
      </w:r>
      <w:r w:rsidR="00533F87" w:rsidRPr="00C96DEA">
        <w:rPr>
          <w:rFonts w:hint="eastAsia"/>
        </w:rPr>
        <w:t>ユースケース図</w:t>
      </w:r>
      <w:r w:rsidR="00084DE9">
        <w:rPr>
          <w:rFonts w:hint="eastAsia"/>
        </w:rPr>
        <w:t>は</w:t>
      </w:r>
      <w:r w:rsidR="00533F87">
        <w:rPr>
          <w:rFonts w:hint="eastAsia"/>
        </w:rPr>
        <w:t>、</w:t>
      </w:r>
      <w:r w:rsidRPr="00937F37">
        <w:rPr>
          <w:rFonts w:asciiTheme="minorHAnsi" w:hAnsiTheme="minorHAnsi"/>
        </w:rPr>
        <w:fldChar w:fldCharType="begin"/>
      </w:r>
      <w:r w:rsidRPr="00937F37">
        <w:rPr>
          <w:rFonts w:asciiTheme="minorHAnsi" w:hAnsiTheme="minorHAnsi"/>
        </w:rPr>
        <w:instrText xml:space="preserve"> REF _Ref112088226 \h </w:instrText>
      </w:r>
      <w:r w:rsidR="00937F37" w:rsidRPr="00937F37">
        <w:rPr>
          <w:rFonts w:asciiTheme="minorHAnsi" w:hAnsiTheme="minorHAnsi"/>
        </w:rPr>
        <w:instrText xml:space="preserve"> \* MERGEFORMAT </w:instrText>
      </w:r>
      <w:r w:rsidRPr="00937F37">
        <w:rPr>
          <w:rFonts w:asciiTheme="minorHAnsi" w:hAnsiTheme="minorHAnsi"/>
        </w:rPr>
      </w:r>
      <w:r w:rsidRPr="00937F37">
        <w:rPr>
          <w:rFonts w:asciiTheme="minorHAnsi" w:hAnsiTheme="minorHAnsi"/>
        </w:rPr>
        <w:fldChar w:fldCharType="separate"/>
      </w:r>
      <w:r w:rsidRPr="00937F37">
        <w:rPr>
          <w:rFonts w:asciiTheme="minorHAnsi" w:hAnsiTheme="minorHAnsi"/>
        </w:rPr>
        <w:t>図</w:t>
      </w:r>
      <w:r w:rsidRPr="00937F37">
        <w:rPr>
          <w:rFonts w:asciiTheme="minorHAnsi" w:hAnsiTheme="minorHAnsi"/>
        </w:rPr>
        <w:t xml:space="preserve"> </w:t>
      </w:r>
      <w:r w:rsidRPr="00937F37">
        <w:rPr>
          <w:rFonts w:asciiTheme="minorHAnsi" w:hAnsiTheme="minorHAnsi"/>
          <w:noProof/>
        </w:rPr>
        <w:t>2.2</w:t>
      </w:r>
      <w:r w:rsidRPr="00937F37">
        <w:rPr>
          <w:rFonts w:asciiTheme="minorHAnsi" w:hAnsiTheme="minorHAnsi"/>
        </w:rPr>
        <w:noBreakHyphen/>
      </w:r>
      <w:r w:rsidRPr="00937F37">
        <w:rPr>
          <w:rFonts w:asciiTheme="minorHAnsi" w:hAnsiTheme="minorHAnsi"/>
          <w:noProof/>
        </w:rPr>
        <w:t>1</w:t>
      </w:r>
      <w:r w:rsidRPr="00937F37">
        <w:rPr>
          <w:rFonts w:asciiTheme="minorHAnsi" w:hAnsiTheme="minorHAnsi"/>
        </w:rPr>
        <w:fldChar w:fldCharType="end"/>
      </w:r>
      <w:r w:rsidR="00533F87">
        <w:rPr>
          <w:rFonts w:hint="eastAsia"/>
        </w:rPr>
        <w:t>に</w:t>
      </w:r>
      <w:r w:rsidR="00533F87" w:rsidRPr="00C96DEA">
        <w:rPr>
          <w:rFonts w:hint="eastAsia"/>
        </w:rPr>
        <w:t>示す</w:t>
      </w:r>
      <w:r w:rsidR="00533F87">
        <w:rPr>
          <w:rFonts w:hint="eastAsia"/>
        </w:rPr>
        <w:t>基本パターン</w:t>
      </w:r>
      <w:r w:rsidR="00533F87" w:rsidRPr="00C96DEA">
        <w:rPr>
          <w:rFonts w:hint="eastAsia"/>
        </w:rPr>
        <w:t>と</w:t>
      </w:r>
      <w:r w:rsidR="00533F87">
        <w:rPr>
          <w:rFonts w:hint="eastAsia"/>
        </w:rPr>
        <w:t>仕組み</w:t>
      </w:r>
      <w:r w:rsidR="00533F87" w:rsidRPr="00C96DEA">
        <w:rPr>
          <w:rFonts w:hint="eastAsia"/>
        </w:rPr>
        <w:t>は同じ</w:t>
      </w:r>
      <w:r w:rsidR="00084DE9">
        <w:rPr>
          <w:rFonts w:hint="eastAsia"/>
        </w:rPr>
        <w:t>だ</w:t>
      </w:r>
      <w:r w:rsidR="00533F87" w:rsidRPr="00C96DEA">
        <w:rPr>
          <w:rFonts w:hint="eastAsia"/>
        </w:rPr>
        <w:t>が、データ取得の認可を与えるシーケンスが、データ取引市場での契約合意と認可</w:t>
      </w:r>
      <w:r w:rsidR="00084DE9">
        <w:rPr>
          <w:rFonts w:hint="eastAsia"/>
        </w:rPr>
        <w:t>機能</w:t>
      </w:r>
      <w:r w:rsidR="00533F87" w:rsidRPr="00C96DEA">
        <w:rPr>
          <w:rFonts w:hint="eastAsia"/>
        </w:rPr>
        <w:t>への認可情報の登録に変わ</w:t>
      </w:r>
      <w:r w:rsidR="00084DE9">
        <w:rPr>
          <w:rFonts w:hint="eastAsia"/>
        </w:rPr>
        <w:t>る</w:t>
      </w:r>
      <w:r w:rsidR="00533F87" w:rsidRPr="00C96DEA">
        <w:rPr>
          <w:rFonts w:hint="eastAsia"/>
        </w:rPr>
        <w:t>。それ以降は、</w:t>
      </w:r>
      <w:r w:rsidR="00533F87">
        <w:rPr>
          <w:rFonts w:hint="eastAsia"/>
        </w:rPr>
        <w:t>基本パターン</w:t>
      </w:r>
      <w:r w:rsidR="00533F87" w:rsidRPr="00C96DEA">
        <w:rPr>
          <w:rFonts w:hint="eastAsia"/>
        </w:rPr>
        <w:t>で説明した限定提供データのシーケンスと</w:t>
      </w:r>
      <w:r w:rsidR="008739DF">
        <w:rPr>
          <w:rFonts w:hint="eastAsia"/>
        </w:rPr>
        <w:t>同様である</w:t>
      </w:r>
      <w:r w:rsidR="00533F87" w:rsidRPr="00C96DEA">
        <w:rPr>
          <w:rFonts w:hint="eastAsia"/>
        </w:rPr>
        <w:t>。</w:t>
      </w:r>
    </w:p>
    <w:p w14:paraId="76444E92" w14:textId="77777777" w:rsidR="00084DE9" w:rsidRDefault="00084DE9" w:rsidP="00084DE9">
      <w:pPr>
        <w:pStyle w:val="a"/>
        <w:numPr>
          <w:ilvl w:val="0"/>
          <w:numId w:val="0"/>
        </w:numPr>
        <w:ind w:left="708" w:hanging="420"/>
      </w:pPr>
    </w:p>
    <w:p w14:paraId="0BA75C04" w14:textId="77777777" w:rsidR="00533F87" w:rsidRDefault="00533F87" w:rsidP="00533F87">
      <w:pPr>
        <w:widowControl/>
        <w:jc w:val="left"/>
      </w:pPr>
      <w:r>
        <w:br w:type="page"/>
      </w:r>
    </w:p>
    <w:p w14:paraId="50313EF5" w14:textId="066D882F" w:rsidR="00533F87" w:rsidRPr="00533F87" w:rsidRDefault="00533F87" w:rsidP="000B7DB4"/>
    <w:p w14:paraId="330E3623" w14:textId="77777777" w:rsidR="00533F87" w:rsidRDefault="00533F87" w:rsidP="000B7DB4"/>
    <w:p w14:paraId="43440140" w14:textId="5737A30E" w:rsidR="009C7CC4" w:rsidRDefault="000821FB" w:rsidP="000821FB">
      <w:pPr>
        <w:pStyle w:val="ab"/>
        <w:jc w:val="center"/>
      </w:pPr>
      <w:r>
        <w:rPr>
          <w:rFonts w:hint="eastAsia"/>
        </w:rPr>
        <w:t>表</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2.2</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表</w:instrText>
      </w:r>
      <w:r w:rsidR="00B53704">
        <w:rPr>
          <w:rFonts w:hint="eastAsia"/>
        </w:rPr>
        <w:instrText xml:space="preserve"> \* ARABIC \s 2</w:instrText>
      </w:r>
      <w:r w:rsidR="00B53704">
        <w:instrText xml:space="preserve"> </w:instrText>
      </w:r>
      <w:r w:rsidR="00B53704">
        <w:fldChar w:fldCharType="separate"/>
      </w:r>
      <w:r w:rsidR="00B53704">
        <w:rPr>
          <w:noProof/>
        </w:rPr>
        <w:t>3</w:t>
      </w:r>
      <w:r w:rsidR="00B53704">
        <w:fldChar w:fldCharType="end"/>
      </w:r>
      <w:r w:rsidR="00084DE9">
        <w:rPr>
          <w:rFonts w:hint="eastAsia"/>
        </w:rPr>
        <w:t>データ取引市場パターンにおける導入機能部品と申請、設定</w:t>
      </w:r>
    </w:p>
    <w:tbl>
      <w:tblPr>
        <w:tblStyle w:val="a8"/>
        <w:tblW w:w="0" w:type="auto"/>
        <w:tblInd w:w="-5" w:type="dxa"/>
        <w:tblLook w:val="04A0" w:firstRow="1" w:lastRow="0" w:firstColumn="1" w:lastColumn="0" w:noHBand="0" w:noVBand="1"/>
      </w:tblPr>
      <w:tblGrid>
        <w:gridCol w:w="818"/>
        <w:gridCol w:w="1076"/>
        <w:gridCol w:w="2943"/>
        <w:gridCol w:w="4904"/>
      </w:tblGrid>
      <w:tr w:rsidR="009C7CC4" w14:paraId="02D13339" w14:textId="77777777" w:rsidTr="006B5B91">
        <w:tc>
          <w:tcPr>
            <w:tcW w:w="818" w:type="dxa"/>
          </w:tcPr>
          <w:p w14:paraId="0A9B6E14" w14:textId="77777777" w:rsidR="009C7CC4" w:rsidRDefault="009C7CC4" w:rsidP="006B5B91">
            <w:r>
              <w:rPr>
                <w:rFonts w:hint="eastAsia"/>
              </w:rPr>
              <w:t>#</w:t>
            </w:r>
          </w:p>
        </w:tc>
        <w:tc>
          <w:tcPr>
            <w:tcW w:w="1076" w:type="dxa"/>
          </w:tcPr>
          <w:p w14:paraId="07DA9B68" w14:textId="77777777" w:rsidR="009C7CC4" w:rsidRDefault="009C7CC4" w:rsidP="006B5B91">
            <w:r>
              <w:rPr>
                <w:rFonts w:hint="eastAsia"/>
              </w:rPr>
              <w:t>利用主体</w:t>
            </w:r>
          </w:p>
        </w:tc>
        <w:tc>
          <w:tcPr>
            <w:tcW w:w="2943" w:type="dxa"/>
          </w:tcPr>
          <w:p w14:paraId="6888A9B7" w14:textId="77777777" w:rsidR="009C7CC4" w:rsidRDefault="009C7CC4" w:rsidP="006B5B91">
            <w:r>
              <w:rPr>
                <w:rFonts w:hint="eastAsia"/>
              </w:rPr>
              <w:t>導入機能部品</w:t>
            </w:r>
          </w:p>
        </w:tc>
        <w:tc>
          <w:tcPr>
            <w:tcW w:w="4904" w:type="dxa"/>
          </w:tcPr>
          <w:p w14:paraId="5DE3AF84" w14:textId="77777777" w:rsidR="009C7CC4" w:rsidRDefault="009C7CC4" w:rsidP="006B5B91">
            <w:r>
              <w:rPr>
                <w:rFonts w:hint="eastAsia"/>
              </w:rPr>
              <w:t>申請、設定</w:t>
            </w:r>
          </w:p>
        </w:tc>
      </w:tr>
      <w:tr w:rsidR="009C7CC4" w14:paraId="7A6D8B12" w14:textId="77777777" w:rsidTr="006B5B91">
        <w:tc>
          <w:tcPr>
            <w:tcW w:w="818" w:type="dxa"/>
          </w:tcPr>
          <w:p w14:paraId="2EA6C423" w14:textId="77777777" w:rsidR="009C7CC4" w:rsidRDefault="009C7CC4" w:rsidP="006B5B91">
            <w:r>
              <w:rPr>
                <w:rFonts w:hint="eastAsia"/>
              </w:rPr>
              <w:t>1</w:t>
            </w:r>
          </w:p>
        </w:tc>
        <w:tc>
          <w:tcPr>
            <w:tcW w:w="1076" w:type="dxa"/>
            <w:vMerge w:val="restart"/>
          </w:tcPr>
          <w:p w14:paraId="4EBF2F8F" w14:textId="77777777" w:rsidR="009C7CC4" w:rsidRDefault="009C7CC4" w:rsidP="006B5B91">
            <w:r>
              <w:rPr>
                <w:rFonts w:hint="eastAsia"/>
              </w:rPr>
              <w:t>データ</w:t>
            </w:r>
          </w:p>
          <w:p w14:paraId="17905E50" w14:textId="77777777" w:rsidR="009C7CC4" w:rsidRDefault="009C7CC4" w:rsidP="006B5B91">
            <w:r>
              <w:rPr>
                <w:rFonts w:hint="eastAsia"/>
              </w:rPr>
              <w:t>提供者</w:t>
            </w:r>
          </w:p>
        </w:tc>
        <w:tc>
          <w:tcPr>
            <w:tcW w:w="2943" w:type="dxa"/>
            <w:vMerge w:val="restart"/>
          </w:tcPr>
          <w:p w14:paraId="187EE2FB" w14:textId="77777777" w:rsidR="009C7CC4" w:rsidRDefault="009C7CC4" w:rsidP="006B5B91">
            <w:r>
              <w:rPr>
                <w:rFonts w:hint="eastAsia"/>
              </w:rPr>
              <w:t>提供者コネクタ</w:t>
            </w:r>
          </w:p>
        </w:tc>
        <w:tc>
          <w:tcPr>
            <w:tcW w:w="4904" w:type="dxa"/>
          </w:tcPr>
          <w:p w14:paraId="56D66856" w14:textId="77777777" w:rsidR="009C7CC4" w:rsidRDefault="009C7CC4" w:rsidP="006B5B91">
            <w:r>
              <w:rPr>
                <w:rFonts w:hint="eastAsia"/>
              </w:rPr>
              <w:t>CADDE</w:t>
            </w:r>
            <w:r>
              <w:rPr>
                <w:rFonts w:hint="eastAsia"/>
              </w:rPr>
              <w:t>提供者コネクタを導入</w:t>
            </w:r>
          </w:p>
        </w:tc>
      </w:tr>
      <w:tr w:rsidR="009C7CC4" w14:paraId="1254DE30" w14:textId="77777777" w:rsidTr="006B5B91">
        <w:tc>
          <w:tcPr>
            <w:tcW w:w="818" w:type="dxa"/>
          </w:tcPr>
          <w:p w14:paraId="577D3DF4" w14:textId="77777777" w:rsidR="009C7CC4" w:rsidRDefault="009C7CC4" w:rsidP="006B5B91">
            <w:r>
              <w:rPr>
                <w:rFonts w:hint="eastAsia"/>
              </w:rPr>
              <w:t>2</w:t>
            </w:r>
          </w:p>
        </w:tc>
        <w:tc>
          <w:tcPr>
            <w:tcW w:w="1076" w:type="dxa"/>
            <w:vMerge/>
          </w:tcPr>
          <w:p w14:paraId="7ABEA2C3" w14:textId="77777777" w:rsidR="009C7CC4" w:rsidRDefault="009C7CC4" w:rsidP="006B5B91"/>
        </w:tc>
        <w:tc>
          <w:tcPr>
            <w:tcW w:w="2943" w:type="dxa"/>
            <w:vMerge/>
          </w:tcPr>
          <w:p w14:paraId="7E770CF8" w14:textId="77777777" w:rsidR="009C7CC4" w:rsidRDefault="009C7CC4" w:rsidP="006B5B91"/>
        </w:tc>
        <w:tc>
          <w:tcPr>
            <w:tcW w:w="4904" w:type="dxa"/>
          </w:tcPr>
          <w:p w14:paraId="3839894B" w14:textId="77777777" w:rsidR="009C7CC4" w:rsidRDefault="009C7CC4" w:rsidP="006B5B91">
            <w:r>
              <w:rPr>
                <w:rFonts w:hint="eastAsia"/>
              </w:rPr>
              <w:t>CADDE</w:t>
            </w:r>
            <w:r>
              <w:rPr>
                <w:rFonts w:hint="eastAsia"/>
              </w:rPr>
              <w:t>利用申請</w:t>
            </w:r>
          </w:p>
        </w:tc>
      </w:tr>
      <w:tr w:rsidR="009C7CC4" w14:paraId="3FAF2EC1" w14:textId="77777777" w:rsidTr="006B5B91">
        <w:tc>
          <w:tcPr>
            <w:tcW w:w="818" w:type="dxa"/>
          </w:tcPr>
          <w:p w14:paraId="5CDC860B" w14:textId="77777777" w:rsidR="009C7CC4" w:rsidRDefault="009C7CC4" w:rsidP="006B5B91">
            <w:r>
              <w:rPr>
                <w:rFonts w:hint="eastAsia"/>
              </w:rPr>
              <w:t>3</w:t>
            </w:r>
          </w:p>
        </w:tc>
        <w:tc>
          <w:tcPr>
            <w:tcW w:w="1076" w:type="dxa"/>
            <w:vMerge/>
          </w:tcPr>
          <w:p w14:paraId="130F2D17" w14:textId="77777777" w:rsidR="009C7CC4" w:rsidRDefault="009C7CC4" w:rsidP="006B5B91"/>
        </w:tc>
        <w:tc>
          <w:tcPr>
            <w:tcW w:w="2943" w:type="dxa"/>
            <w:vMerge/>
          </w:tcPr>
          <w:p w14:paraId="48417DB5" w14:textId="77777777" w:rsidR="009C7CC4" w:rsidRDefault="009C7CC4" w:rsidP="006B5B91"/>
        </w:tc>
        <w:tc>
          <w:tcPr>
            <w:tcW w:w="4904" w:type="dxa"/>
          </w:tcPr>
          <w:p w14:paraId="138064FE" w14:textId="77777777" w:rsidR="009C7CC4" w:rsidRDefault="009C7CC4" w:rsidP="006B5B91">
            <w:r>
              <w:rPr>
                <w:rFonts w:hint="eastAsia"/>
              </w:rPr>
              <w:t>カタログシステム</w:t>
            </w:r>
            <w:r>
              <w:rPr>
                <w:rFonts w:hint="eastAsia"/>
              </w:rPr>
              <w:t>(CKAN)</w:t>
            </w:r>
            <w:r>
              <w:rPr>
                <w:rFonts w:hint="eastAsia"/>
              </w:rPr>
              <w:t>との接続設定</w:t>
            </w:r>
          </w:p>
        </w:tc>
      </w:tr>
      <w:tr w:rsidR="009C7CC4" w14:paraId="1F082E09" w14:textId="77777777" w:rsidTr="006B5B91">
        <w:tc>
          <w:tcPr>
            <w:tcW w:w="818" w:type="dxa"/>
          </w:tcPr>
          <w:p w14:paraId="3EA16AB8" w14:textId="77777777" w:rsidR="009C7CC4" w:rsidRDefault="009C7CC4" w:rsidP="006B5B91">
            <w:r>
              <w:rPr>
                <w:rFonts w:hint="eastAsia"/>
              </w:rPr>
              <w:t>4</w:t>
            </w:r>
          </w:p>
        </w:tc>
        <w:tc>
          <w:tcPr>
            <w:tcW w:w="1076" w:type="dxa"/>
            <w:vMerge/>
          </w:tcPr>
          <w:p w14:paraId="5187EF0F" w14:textId="77777777" w:rsidR="009C7CC4" w:rsidRDefault="009C7CC4" w:rsidP="006B5B91"/>
        </w:tc>
        <w:tc>
          <w:tcPr>
            <w:tcW w:w="2943" w:type="dxa"/>
            <w:vMerge/>
          </w:tcPr>
          <w:p w14:paraId="66EAE099" w14:textId="77777777" w:rsidR="009C7CC4" w:rsidRDefault="009C7CC4" w:rsidP="006B5B91"/>
        </w:tc>
        <w:tc>
          <w:tcPr>
            <w:tcW w:w="4904" w:type="dxa"/>
          </w:tcPr>
          <w:p w14:paraId="5BB738BA" w14:textId="77777777" w:rsidR="009C7CC4" w:rsidRDefault="009C7CC4" w:rsidP="006B5B91">
            <w:r>
              <w:rPr>
                <w:rFonts w:hint="eastAsia"/>
              </w:rPr>
              <w:t>データ管理との接続設定</w:t>
            </w:r>
          </w:p>
        </w:tc>
      </w:tr>
      <w:tr w:rsidR="009C7CC4" w14:paraId="0B93058D" w14:textId="77777777" w:rsidTr="006B5B91">
        <w:tc>
          <w:tcPr>
            <w:tcW w:w="818" w:type="dxa"/>
          </w:tcPr>
          <w:p w14:paraId="17DAC96B" w14:textId="77777777" w:rsidR="009C7CC4" w:rsidRDefault="009C7CC4" w:rsidP="006B5B91">
            <w:r>
              <w:rPr>
                <w:rFonts w:hint="eastAsia"/>
              </w:rPr>
              <w:t>5</w:t>
            </w:r>
          </w:p>
        </w:tc>
        <w:tc>
          <w:tcPr>
            <w:tcW w:w="1076" w:type="dxa"/>
            <w:vMerge/>
          </w:tcPr>
          <w:p w14:paraId="3F6DBF8D" w14:textId="77777777" w:rsidR="009C7CC4" w:rsidRDefault="009C7CC4" w:rsidP="006B5B91"/>
        </w:tc>
        <w:tc>
          <w:tcPr>
            <w:tcW w:w="2943" w:type="dxa"/>
            <w:vMerge/>
          </w:tcPr>
          <w:p w14:paraId="705A481B" w14:textId="77777777" w:rsidR="009C7CC4" w:rsidRDefault="009C7CC4" w:rsidP="006B5B91"/>
        </w:tc>
        <w:tc>
          <w:tcPr>
            <w:tcW w:w="4904" w:type="dxa"/>
          </w:tcPr>
          <w:p w14:paraId="528D2360" w14:textId="77777777" w:rsidR="009C7CC4" w:rsidRDefault="009C7CC4" w:rsidP="006B5B91">
            <w:r>
              <w:rPr>
                <w:rFonts w:hint="eastAsia"/>
              </w:rPr>
              <w:t>認可機能との接続設定</w:t>
            </w:r>
          </w:p>
        </w:tc>
      </w:tr>
      <w:tr w:rsidR="009C7CC4" w14:paraId="1E63B391" w14:textId="77777777" w:rsidTr="006B5B91">
        <w:tc>
          <w:tcPr>
            <w:tcW w:w="818" w:type="dxa"/>
          </w:tcPr>
          <w:p w14:paraId="2148523F" w14:textId="7D820C74" w:rsidR="009C7CC4" w:rsidRDefault="009C7CC4" w:rsidP="006B5B91">
            <w:r>
              <w:rPr>
                <w:rFonts w:hint="eastAsia"/>
              </w:rPr>
              <w:t>6</w:t>
            </w:r>
          </w:p>
        </w:tc>
        <w:tc>
          <w:tcPr>
            <w:tcW w:w="1076" w:type="dxa"/>
            <w:vMerge/>
          </w:tcPr>
          <w:p w14:paraId="6E880EF4" w14:textId="77777777" w:rsidR="009C7CC4" w:rsidRDefault="009C7CC4" w:rsidP="006B5B91"/>
        </w:tc>
        <w:tc>
          <w:tcPr>
            <w:tcW w:w="2943" w:type="dxa"/>
            <w:vMerge/>
          </w:tcPr>
          <w:p w14:paraId="74B29F33" w14:textId="77777777" w:rsidR="009C7CC4" w:rsidRDefault="009C7CC4" w:rsidP="006B5B91"/>
        </w:tc>
        <w:tc>
          <w:tcPr>
            <w:tcW w:w="4904" w:type="dxa"/>
          </w:tcPr>
          <w:p w14:paraId="03924B69" w14:textId="1BCC5780" w:rsidR="009C7CC4" w:rsidRDefault="009C7CC4" w:rsidP="006B5B91">
            <w:r>
              <w:rPr>
                <w:rFonts w:hint="eastAsia"/>
              </w:rPr>
              <w:t>データ取引市場との接続設定</w:t>
            </w:r>
          </w:p>
        </w:tc>
      </w:tr>
      <w:tr w:rsidR="009C7CC4" w14:paraId="6BD62D27" w14:textId="77777777" w:rsidTr="006B5B91">
        <w:tc>
          <w:tcPr>
            <w:tcW w:w="818" w:type="dxa"/>
          </w:tcPr>
          <w:p w14:paraId="2248A660" w14:textId="78E6704D" w:rsidR="009C7CC4" w:rsidRDefault="009C7CC4" w:rsidP="006B5B91">
            <w:r>
              <w:rPr>
                <w:rFonts w:hint="eastAsia"/>
              </w:rPr>
              <w:t>7</w:t>
            </w:r>
          </w:p>
        </w:tc>
        <w:tc>
          <w:tcPr>
            <w:tcW w:w="1076" w:type="dxa"/>
            <w:vMerge/>
          </w:tcPr>
          <w:p w14:paraId="58237489" w14:textId="77777777" w:rsidR="009C7CC4" w:rsidRDefault="009C7CC4" w:rsidP="006B5B91"/>
        </w:tc>
        <w:tc>
          <w:tcPr>
            <w:tcW w:w="2943" w:type="dxa"/>
            <w:vMerge/>
          </w:tcPr>
          <w:p w14:paraId="633A866E" w14:textId="77777777" w:rsidR="009C7CC4" w:rsidRDefault="009C7CC4" w:rsidP="006B5B91"/>
        </w:tc>
        <w:tc>
          <w:tcPr>
            <w:tcW w:w="4904" w:type="dxa"/>
          </w:tcPr>
          <w:p w14:paraId="574421EC" w14:textId="77777777" w:rsidR="009C7CC4" w:rsidRDefault="009C7CC4" w:rsidP="006B5B91">
            <w:r>
              <w:rPr>
                <w:rFonts w:hint="eastAsia"/>
              </w:rPr>
              <w:t>来歴機能との接続設定</w:t>
            </w:r>
          </w:p>
        </w:tc>
      </w:tr>
      <w:tr w:rsidR="009C7CC4" w:rsidRPr="00E23879" w14:paraId="206F22AE" w14:textId="77777777" w:rsidTr="006B5B91">
        <w:tc>
          <w:tcPr>
            <w:tcW w:w="818" w:type="dxa"/>
          </w:tcPr>
          <w:p w14:paraId="128F29E1" w14:textId="3628C146" w:rsidR="009C7CC4" w:rsidRDefault="009C7CC4" w:rsidP="006B5B91">
            <w:r>
              <w:rPr>
                <w:rFonts w:hint="eastAsia"/>
              </w:rPr>
              <w:t>8</w:t>
            </w:r>
          </w:p>
        </w:tc>
        <w:tc>
          <w:tcPr>
            <w:tcW w:w="1076" w:type="dxa"/>
            <w:vMerge/>
          </w:tcPr>
          <w:p w14:paraId="19466832" w14:textId="77777777" w:rsidR="009C7CC4" w:rsidRDefault="009C7CC4" w:rsidP="006B5B91"/>
        </w:tc>
        <w:tc>
          <w:tcPr>
            <w:tcW w:w="2943" w:type="dxa"/>
          </w:tcPr>
          <w:p w14:paraId="3D17F645" w14:textId="77777777" w:rsidR="009C7CC4" w:rsidRDefault="009C7CC4" w:rsidP="006B5B91">
            <w:r>
              <w:rPr>
                <w:rFonts w:hint="eastAsia"/>
              </w:rPr>
              <w:t>データ管理</w:t>
            </w:r>
          </w:p>
          <w:p w14:paraId="5B4F8011" w14:textId="77777777" w:rsidR="009C7CC4" w:rsidRDefault="009C7CC4" w:rsidP="006B5B91">
            <w:r>
              <w:rPr>
                <w:rFonts w:hint="eastAsia"/>
              </w:rPr>
              <w:t>(</w:t>
            </w:r>
            <w:r>
              <w:rPr>
                <w:rFonts w:hint="eastAsia"/>
              </w:rPr>
              <w:t>データ提供のためのサーバ</w:t>
            </w:r>
            <w:r>
              <w:rPr>
                <w:rFonts w:hint="eastAsia"/>
              </w:rPr>
              <w:t>)</w:t>
            </w:r>
          </w:p>
        </w:tc>
        <w:tc>
          <w:tcPr>
            <w:tcW w:w="4904" w:type="dxa"/>
          </w:tcPr>
          <w:p w14:paraId="13F10590" w14:textId="77777777" w:rsidR="009C7CC4" w:rsidRDefault="009C7CC4" w:rsidP="006B5B91">
            <w:r>
              <w:rPr>
                <w:rFonts w:hint="eastAsia"/>
              </w:rPr>
              <w:t>(HTTP</w:t>
            </w:r>
            <w:r>
              <w:rPr>
                <w:rFonts w:hint="eastAsia"/>
              </w:rPr>
              <w:t>、</w:t>
            </w:r>
            <w:r>
              <w:rPr>
                <w:rFonts w:hint="eastAsia"/>
              </w:rPr>
              <w:t>FTP</w:t>
            </w:r>
            <w:r>
              <w:rPr>
                <w:rFonts w:hint="eastAsia"/>
              </w:rPr>
              <w:t>、</w:t>
            </w:r>
            <w:r>
              <w:rPr>
                <w:rFonts w:hint="eastAsia"/>
              </w:rPr>
              <w:t>NGSI)API</w:t>
            </w:r>
            <w:r>
              <w:rPr>
                <w:rFonts w:hint="eastAsia"/>
              </w:rPr>
              <w:t>のいずれかの</w:t>
            </w:r>
            <w:r>
              <w:rPr>
                <w:rFonts w:hint="eastAsia"/>
              </w:rPr>
              <w:t>API</w:t>
            </w:r>
            <w:r>
              <w:rPr>
                <w:rFonts w:hint="eastAsia"/>
              </w:rPr>
              <w:t>で</w:t>
            </w:r>
            <w:r>
              <w:br/>
            </w:r>
            <w:r>
              <w:rPr>
                <w:rFonts w:hint="eastAsia"/>
              </w:rPr>
              <w:t>接続可能なデータ管理</w:t>
            </w:r>
          </w:p>
        </w:tc>
      </w:tr>
      <w:tr w:rsidR="009C7CC4" w14:paraId="6A75A85C" w14:textId="77777777" w:rsidTr="006B5B91">
        <w:tc>
          <w:tcPr>
            <w:tcW w:w="818" w:type="dxa"/>
          </w:tcPr>
          <w:p w14:paraId="62923DFB" w14:textId="0390FCE8" w:rsidR="009C7CC4" w:rsidRDefault="009C7CC4" w:rsidP="006B5B91">
            <w:r>
              <w:rPr>
                <w:rFonts w:hint="eastAsia"/>
              </w:rPr>
              <w:t>9</w:t>
            </w:r>
          </w:p>
        </w:tc>
        <w:tc>
          <w:tcPr>
            <w:tcW w:w="1076" w:type="dxa"/>
            <w:vMerge/>
          </w:tcPr>
          <w:p w14:paraId="1F60BF0C" w14:textId="77777777" w:rsidR="009C7CC4" w:rsidRDefault="009C7CC4" w:rsidP="006B5B91"/>
        </w:tc>
        <w:tc>
          <w:tcPr>
            <w:tcW w:w="2943" w:type="dxa"/>
            <w:vMerge w:val="restart"/>
          </w:tcPr>
          <w:p w14:paraId="5D8DE24F" w14:textId="77777777" w:rsidR="009C7CC4" w:rsidRDefault="009C7CC4" w:rsidP="006B5B91">
            <w:r>
              <w:rPr>
                <w:rFonts w:hint="eastAsia"/>
              </w:rPr>
              <w:t>データカタログサイト</w:t>
            </w:r>
          </w:p>
          <w:p w14:paraId="272FDE52" w14:textId="77777777" w:rsidR="009C7CC4" w:rsidRDefault="009C7CC4" w:rsidP="006B5B91">
            <w:r>
              <w:rPr>
                <w:rFonts w:hint="eastAsia"/>
              </w:rPr>
              <w:t>(CKAN)</w:t>
            </w:r>
          </w:p>
        </w:tc>
        <w:tc>
          <w:tcPr>
            <w:tcW w:w="4904" w:type="dxa"/>
          </w:tcPr>
          <w:p w14:paraId="7270BFA9" w14:textId="77777777" w:rsidR="009C7CC4" w:rsidRDefault="009C7CC4" w:rsidP="006B5B91">
            <w:r>
              <w:rPr>
                <w:rFonts w:hint="eastAsia"/>
              </w:rPr>
              <w:t>CKAN</w:t>
            </w:r>
            <w:r>
              <w:rPr>
                <w:rFonts w:hint="eastAsia"/>
              </w:rPr>
              <w:t>の導入し初期設定</w:t>
            </w:r>
          </w:p>
        </w:tc>
      </w:tr>
      <w:tr w:rsidR="009C7CC4" w14:paraId="1E278BCC" w14:textId="77777777" w:rsidTr="006B5B91">
        <w:tc>
          <w:tcPr>
            <w:tcW w:w="818" w:type="dxa"/>
          </w:tcPr>
          <w:p w14:paraId="3EC8B5E7" w14:textId="288CD4FB" w:rsidR="009C7CC4" w:rsidRDefault="009C7CC4" w:rsidP="006B5B91">
            <w:r>
              <w:rPr>
                <w:rFonts w:hint="eastAsia"/>
              </w:rPr>
              <w:t>1</w:t>
            </w:r>
            <w:r>
              <w:t>0</w:t>
            </w:r>
          </w:p>
        </w:tc>
        <w:tc>
          <w:tcPr>
            <w:tcW w:w="1076" w:type="dxa"/>
            <w:vMerge/>
          </w:tcPr>
          <w:p w14:paraId="34F728A6" w14:textId="77777777" w:rsidR="009C7CC4" w:rsidRDefault="009C7CC4" w:rsidP="006B5B91"/>
        </w:tc>
        <w:tc>
          <w:tcPr>
            <w:tcW w:w="2943" w:type="dxa"/>
            <w:vMerge/>
          </w:tcPr>
          <w:p w14:paraId="08DF37F5" w14:textId="77777777" w:rsidR="009C7CC4" w:rsidRDefault="009C7CC4" w:rsidP="006B5B91"/>
        </w:tc>
        <w:tc>
          <w:tcPr>
            <w:tcW w:w="4904" w:type="dxa"/>
          </w:tcPr>
          <w:p w14:paraId="767268B3" w14:textId="77777777" w:rsidR="009C7CC4" w:rsidRDefault="009C7CC4" w:rsidP="006B5B91">
            <w:r>
              <w:rPr>
                <w:rFonts w:hint="eastAsia"/>
              </w:rPr>
              <w:t>データカタログ横断検索サイトへのカタログサイトのクローリング登録申請</w:t>
            </w:r>
          </w:p>
        </w:tc>
      </w:tr>
      <w:tr w:rsidR="009C7CC4" w14:paraId="1F79DF24" w14:textId="77777777" w:rsidTr="006B5B91">
        <w:tc>
          <w:tcPr>
            <w:tcW w:w="818" w:type="dxa"/>
          </w:tcPr>
          <w:p w14:paraId="6E2AD2D2" w14:textId="74E70991" w:rsidR="009C7CC4" w:rsidRDefault="009C7CC4" w:rsidP="006B5B91">
            <w:r>
              <w:rPr>
                <w:rFonts w:hint="eastAsia"/>
              </w:rPr>
              <w:t>1</w:t>
            </w:r>
            <w:r>
              <w:t>1</w:t>
            </w:r>
          </w:p>
        </w:tc>
        <w:tc>
          <w:tcPr>
            <w:tcW w:w="1076" w:type="dxa"/>
            <w:vMerge/>
          </w:tcPr>
          <w:p w14:paraId="7BE6A797" w14:textId="77777777" w:rsidR="009C7CC4" w:rsidRDefault="009C7CC4" w:rsidP="006B5B91"/>
        </w:tc>
        <w:tc>
          <w:tcPr>
            <w:tcW w:w="2943" w:type="dxa"/>
          </w:tcPr>
          <w:p w14:paraId="5AB83BDF" w14:textId="77777777" w:rsidR="009C7CC4" w:rsidRDefault="009C7CC4" w:rsidP="006B5B91">
            <w:r>
              <w:rPr>
                <w:rFonts w:hint="eastAsia"/>
              </w:rPr>
              <w:t>認可機能</w:t>
            </w:r>
          </w:p>
        </w:tc>
        <w:tc>
          <w:tcPr>
            <w:tcW w:w="4904" w:type="dxa"/>
          </w:tcPr>
          <w:p w14:paraId="68DDC921" w14:textId="77777777" w:rsidR="009C7CC4" w:rsidRDefault="009C7CC4" w:rsidP="006B5B91">
            <w:r>
              <w:rPr>
                <w:rFonts w:hint="eastAsia"/>
              </w:rPr>
              <w:t>認可機能を導入して設定</w:t>
            </w:r>
          </w:p>
        </w:tc>
      </w:tr>
      <w:tr w:rsidR="009C7CC4" w14:paraId="7B040A72" w14:textId="77777777" w:rsidTr="006B5B91">
        <w:tc>
          <w:tcPr>
            <w:tcW w:w="818" w:type="dxa"/>
          </w:tcPr>
          <w:p w14:paraId="21722DFD" w14:textId="1C2DC487" w:rsidR="009C7CC4" w:rsidRDefault="009C7CC4" w:rsidP="006B5B91">
            <w:r>
              <w:rPr>
                <w:rFonts w:hint="eastAsia"/>
              </w:rPr>
              <w:t>1</w:t>
            </w:r>
            <w:r>
              <w:t>2</w:t>
            </w:r>
          </w:p>
        </w:tc>
        <w:tc>
          <w:tcPr>
            <w:tcW w:w="1076" w:type="dxa"/>
            <w:vMerge/>
          </w:tcPr>
          <w:p w14:paraId="345B0872" w14:textId="77777777" w:rsidR="009C7CC4" w:rsidRDefault="009C7CC4" w:rsidP="006B5B91"/>
        </w:tc>
        <w:tc>
          <w:tcPr>
            <w:tcW w:w="2943" w:type="dxa"/>
          </w:tcPr>
          <w:p w14:paraId="235FC679" w14:textId="77777777" w:rsidR="009C7CC4" w:rsidRDefault="009C7CC4" w:rsidP="006B5B91">
            <w:r>
              <w:rPr>
                <w:rFonts w:hint="eastAsia"/>
              </w:rPr>
              <w:t>データカタログ作成ツール</w:t>
            </w:r>
          </w:p>
        </w:tc>
        <w:tc>
          <w:tcPr>
            <w:tcW w:w="4904" w:type="dxa"/>
          </w:tcPr>
          <w:p w14:paraId="2C4DC741" w14:textId="77777777" w:rsidR="009C7CC4" w:rsidRDefault="009C7CC4" w:rsidP="006B5B91">
            <w:r>
              <w:rPr>
                <w:rFonts w:hint="eastAsia"/>
              </w:rPr>
              <w:t>データカタログ作成ツールの利用申請</w:t>
            </w:r>
          </w:p>
          <w:p w14:paraId="3EE1E467" w14:textId="77777777" w:rsidR="009C7CC4" w:rsidRDefault="009C7CC4" w:rsidP="006B5B91">
            <w:r>
              <w:rPr>
                <w:rFonts w:hint="eastAsia"/>
              </w:rPr>
              <w:t>(</w:t>
            </w:r>
            <w:r>
              <w:rPr>
                <w:rFonts w:hint="eastAsia"/>
              </w:rPr>
              <w:t>自環境に導入する場合は、導入と設定</w:t>
            </w:r>
            <w:r>
              <w:t>)</w:t>
            </w:r>
          </w:p>
        </w:tc>
      </w:tr>
      <w:tr w:rsidR="009C7CC4" w14:paraId="7191F99B" w14:textId="77777777" w:rsidTr="006B5B91">
        <w:tc>
          <w:tcPr>
            <w:tcW w:w="818" w:type="dxa"/>
          </w:tcPr>
          <w:p w14:paraId="6511BF1B" w14:textId="7FF6EF82" w:rsidR="009C7CC4" w:rsidRDefault="009C7CC4" w:rsidP="006B5B91">
            <w:r>
              <w:rPr>
                <w:rFonts w:hint="eastAsia"/>
              </w:rPr>
              <w:t>1</w:t>
            </w:r>
            <w:r>
              <w:t>3</w:t>
            </w:r>
          </w:p>
        </w:tc>
        <w:tc>
          <w:tcPr>
            <w:tcW w:w="1076" w:type="dxa"/>
            <w:vMerge/>
          </w:tcPr>
          <w:p w14:paraId="74DD6D36" w14:textId="77777777" w:rsidR="009C7CC4" w:rsidRDefault="009C7CC4" w:rsidP="006B5B91"/>
        </w:tc>
        <w:tc>
          <w:tcPr>
            <w:tcW w:w="2943" w:type="dxa"/>
            <w:vMerge w:val="restart"/>
          </w:tcPr>
          <w:p w14:paraId="6DB39ADD" w14:textId="77777777" w:rsidR="009C7CC4" w:rsidRDefault="009C7CC4" w:rsidP="006B5B91">
            <w:r>
              <w:rPr>
                <w:rFonts w:hint="eastAsia"/>
              </w:rPr>
              <w:t>TLS</w:t>
            </w:r>
            <w:r>
              <w:rPr>
                <w:rFonts w:hint="eastAsia"/>
              </w:rPr>
              <w:t>サーバ証明書</w:t>
            </w:r>
          </w:p>
        </w:tc>
        <w:tc>
          <w:tcPr>
            <w:tcW w:w="4904" w:type="dxa"/>
          </w:tcPr>
          <w:p w14:paraId="1E490001" w14:textId="77777777" w:rsidR="009C7CC4" w:rsidRDefault="009C7CC4" w:rsidP="006B5B91">
            <w:r>
              <w:rPr>
                <w:rFonts w:hint="eastAsia"/>
              </w:rPr>
              <w:t>リバースプロキシの設置、</w:t>
            </w:r>
            <w:r>
              <w:rPr>
                <w:rFonts w:hint="eastAsia"/>
              </w:rPr>
              <w:t>URL</w:t>
            </w:r>
            <w:r>
              <w:rPr>
                <w:rFonts w:hint="eastAsia"/>
              </w:rPr>
              <w:t>の取得</w:t>
            </w:r>
          </w:p>
        </w:tc>
      </w:tr>
      <w:tr w:rsidR="009C7CC4" w14:paraId="3475F5C9" w14:textId="77777777" w:rsidTr="006B5B91">
        <w:tc>
          <w:tcPr>
            <w:tcW w:w="818" w:type="dxa"/>
          </w:tcPr>
          <w:p w14:paraId="0821A7F2" w14:textId="622730C5" w:rsidR="009C7CC4" w:rsidRDefault="009C7CC4" w:rsidP="006B5B91">
            <w:r>
              <w:rPr>
                <w:rFonts w:hint="eastAsia"/>
              </w:rPr>
              <w:t>1</w:t>
            </w:r>
            <w:r>
              <w:t>4</w:t>
            </w:r>
          </w:p>
        </w:tc>
        <w:tc>
          <w:tcPr>
            <w:tcW w:w="1076" w:type="dxa"/>
            <w:vMerge/>
          </w:tcPr>
          <w:p w14:paraId="0E34B37A" w14:textId="77777777" w:rsidR="009C7CC4" w:rsidRDefault="009C7CC4" w:rsidP="006B5B91"/>
        </w:tc>
        <w:tc>
          <w:tcPr>
            <w:tcW w:w="2943" w:type="dxa"/>
            <w:vMerge/>
          </w:tcPr>
          <w:p w14:paraId="16D60A84" w14:textId="77777777" w:rsidR="009C7CC4" w:rsidRDefault="009C7CC4" w:rsidP="006B5B91"/>
        </w:tc>
        <w:tc>
          <w:tcPr>
            <w:tcW w:w="4904" w:type="dxa"/>
          </w:tcPr>
          <w:p w14:paraId="2C5E3076" w14:textId="77777777" w:rsidR="009C7CC4" w:rsidRDefault="009C7CC4" w:rsidP="006B5B91">
            <w:r>
              <w:rPr>
                <w:rFonts w:hint="eastAsia"/>
              </w:rPr>
              <w:t>TLS</w:t>
            </w:r>
            <w:r>
              <w:rPr>
                <w:rFonts w:hint="eastAsia"/>
              </w:rPr>
              <w:t>サーバ証明書発行申請</w:t>
            </w:r>
          </w:p>
        </w:tc>
      </w:tr>
      <w:tr w:rsidR="009C7CC4" w14:paraId="09A9EF39" w14:textId="77777777" w:rsidTr="006B5B91">
        <w:tc>
          <w:tcPr>
            <w:tcW w:w="818" w:type="dxa"/>
          </w:tcPr>
          <w:p w14:paraId="2C62EE79" w14:textId="16089557" w:rsidR="009C7CC4" w:rsidRDefault="009C7CC4" w:rsidP="006B5B91">
            <w:r>
              <w:rPr>
                <w:rFonts w:hint="eastAsia"/>
              </w:rPr>
              <w:t>1</w:t>
            </w:r>
            <w:r>
              <w:t>5</w:t>
            </w:r>
          </w:p>
        </w:tc>
        <w:tc>
          <w:tcPr>
            <w:tcW w:w="1076" w:type="dxa"/>
            <w:vMerge/>
          </w:tcPr>
          <w:p w14:paraId="6A635240" w14:textId="77777777" w:rsidR="009C7CC4" w:rsidRDefault="009C7CC4" w:rsidP="006B5B91"/>
        </w:tc>
        <w:tc>
          <w:tcPr>
            <w:tcW w:w="2943" w:type="dxa"/>
            <w:vMerge/>
          </w:tcPr>
          <w:p w14:paraId="7F574739" w14:textId="77777777" w:rsidR="009C7CC4" w:rsidRDefault="009C7CC4" w:rsidP="006B5B91"/>
        </w:tc>
        <w:tc>
          <w:tcPr>
            <w:tcW w:w="4904" w:type="dxa"/>
          </w:tcPr>
          <w:p w14:paraId="52545E13" w14:textId="77777777" w:rsidR="009C7CC4" w:rsidRDefault="009C7CC4" w:rsidP="006B5B91">
            <w:r>
              <w:rPr>
                <w:rFonts w:hint="eastAsia"/>
              </w:rPr>
              <w:t>TLS</w:t>
            </w:r>
            <w:r>
              <w:rPr>
                <w:rFonts w:hint="eastAsia"/>
              </w:rPr>
              <w:t>サーバ証明書　コンフィグレーション設定</w:t>
            </w:r>
          </w:p>
        </w:tc>
      </w:tr>
      <w:tr w:rsidR="009C7CC4" w14:paraId="5C8AC123" w14:textId="77777777" w:rsidTr="006B5B91">
        <w:tc>
          <w:tcPr>
            <w:tcW w:w="818" w:type="dxa"/>
          </w:tcPr>
          <w:p w14:paraId="574B1BE5" w14:textId="141E72D4" w:rsidR="009C7CC4" w:rsidRDefault="009C7CC4" w:rsidP="006B5B91">
            <w:r>
              <w:rPr>
                <w:rFonts w:hint="eastAsia"/>
              </w:rPr>
              <w:t>1</w:t>
            </w:r>
            <w:r>
              <w:t>6</w:t>
            </w:r>
          </w:p>
        </w:tc>
        <w:tc>
          <w:tcPr>
            <w:tcW w:w="1076" w:type="dxa"/>
            <w:vMerge w:val="restart"/>
          </w:tcPr>
          <w:p w14:paraId="777A1740" w14:textId="77777777" w:rsidR="009C7CC4" w:rsidRDefault="009C7CC4" w:rsidP="006B5B91">
            <w:r>
              <w:rPr>
                <w:rFonts w:hint="eastAsia"/>
              </w:rPr>
              <w:t>データ</w:t>
            </w:r>
          </w:p>
          <w:p w14:paraId="21DAE425" w14:textId="77777777" w:rsidR="009C7CC4" w:rsidRDefault="009C7CC4" w:rsidP="006B5B91">
            <w:r>
              <w:rPr>
                <w:rFonts w:hint="eastAsia"/>
              </w:rPr>
              <w:t>利用者</w:t>
            </w:r>
          </w:p>
        </w:tc>
        <w:tc>
          <w:tcPr>
            <w:tcW w:w="2943" w:type="dxa"/>
            <w:vMerge w:val="restart"/>
          </w:tcPr>
          <w:p w14:paraId="656F1683" w14:textId="77777777" w:rsidR="009C7CC4" w:rsidRDefault="009C7CC4" w:rsidP="006B5B91">
            <w:r>
              <w:rPr>
                <w:rFonts w:hint="eastAsia"/>
              </w:rPr>
              <w:t>利用者コネクタ</w:t>
            </w:r>
          </w:p>
        </w:tc>
        <w:tc>
          <w:tcPr>
            <w:tcW w:w="4904" w:type="dxa"/>
          </w:tcPr>
          <w:p w14:paraId="71BF8CD5" w14:textId="77777777" w:rsidR="009C7CC4" w:rsidRDefault="009C7CC4" w:rsidP="006B5B91">
            <w:r>
              <w:rPr>
                <w:rFonts w:hint="eastAsia"/>
              </w:rPr>
              <w:t>CADDE</w:t>
            </w:r>
            <w:r>
              <w:rPr>
                <w:rFonts w:hint="eastAsia"/>
              </w:rPr>
              <w:t>利用者コネクタ導入</w:t>
            </w:r>
          </w:p>
        </w:tc>
      </w:tr>
      <w:tr w:rsidR="009C7CC4" w14:paraId="24F4835D" w14:textId="77777777" w:rsidTr="006B5B91">
        <w:tc>
          <w:tcPr>
            <w:tcW w:w="818" w:type="dxa"/>
          </w:tcPr>
          <w:p w14:paraId="52203BFF" w14:textId="69CF5A6F" w:rsidR="009C7CC4" w:rsidRDefault="009C7CC4" w:rsidP="006B5B91">
            <w:r>
              <w:rPr>
                <w:rFonts w:hint="eastAsia"/>
              </w:rPr>
              <w:t>1</w:t>
            </w:r>
            <w:r>
              <w:t>7</w:t>
            </w:r>
          </w:p>
        </w:tc>
        <w:tc>
          <w:tcPr>
            <w:tcW w:w="1076" w:type="dxa"/>
            <w:vMerge/>
          </w:tcPr>
          <w:p w14:paraId="39AA8F23" w14:textId="77777777" w:rsidR="009C7CC4" w:rsidRDefault="009C7CC4" w:rsidP="006B5B91"/>
        </w:tc>
        <w:tc>
          <w:tcPr>
            <w:tcW w:w="2943" w:type="dxa"/>
            <w:vMerge/>
          </w:tcPr>
          <w:p w14:paraId="5F4201F6" w14:textId="77777777" w:rsidR="009C7CC4" w:rsidRDefault="009C7CC4" w:rsidP="006B5B91"/>
        </w:tc>
        <w:tc>
          <w:tcPr>
            <w:tcW w:w="4904" w:type="dxa"/>
          </w:tcPr>
          <w:p w14:paraId="025228D1" w14:textId="77777777" w:rsidR="009C7CC4" w:rsidRDefault="009C7CC4" w:rsidP="006B5B91">
            <w:r>
              <w:rPr>
                <w:rFonts w:hint="eastAsia"/>
              </w:rPr>
              <w:t>CADDE</w:t>
            </w:r>
            <w:r>
              <w:rPr>
                <w:rFonts w:hint="eastAsia"/>
              </w:rPr>
              <w:t>利用申請</w:t>
            </w:r>
          </w:p>
        </w:tc>
      </w:tr>
      <w:tr w:rsidR="009C7CC4" w14:paraId="7D99AA25" w14:textId="77777777" w:rsidTr="006B5B91">
        <w:tc>
          <w:tcPr>
            <w:tcW w:w="818" w:type="dxa"/>
          </w:tcPr>
          <w:p w14:paraId="53604B6C" w14:textId="259605BE" w:rsidR="009C7CC4" w:rsidRDefault="009C7CC4" w:rsidP="006B5B91">
            <w:r>
              <w:rPr>
                <w:rFonts w:hint="eastAsia"/>
              </w:rPr>
              <w:t>1</w:t>
            </w:r>
            <w:r>
              <w:t>8</w:t>
            </w:r>
          </w:p>
        </w:tc>
        <w:tc>
          <w:tcPr>
            <w:tcW w:w="1076" w:type="dxa"/>
            <w:vMerge/>
          </w:tcPr>
          <w:p w14:paraId="303A4766" w14:textId="77777777" w:rsidR="009C7CC4" w:rsidRDefault="009C7CC4" w:rsidP="006B5B91"/>
        </w:tc>
        <w:tc>
          <w:tcPr>
            <w:tcW w:w="2943" w:type="dxa"/>
            <w:vMerge/>
          </w:tcPr>
          <w:p w14:paraId="46D1F3BD" w14:textId="77777777" w:rsidR="009C7CC4" w:rsidRDefault="009C7CC4" w:rsidP="006B5B91"/>
        </w:tc>
        <w:tc>
          <w:tcPr>
            <w:tcW w:w="4904" w:type="dxa"/>
          </w:tcPr>
          <w:p w14:paraId="7F8071C6" w14:textId="77777777" w:rsidR="009C7CC4" w:rsidRDefault="009C7CC4" w:rsidP="006B5B91">
            <w:r>
              <w:rPr>
                <w:rFonts w:hint="eastAsia"/>
              </w:rPr>
              <w:t>コネクタロケーション設定</w:t>
            </w:r>
          </w:p>
        </w:tc>
      </w:tr>
      <w:tr w:rsidR="009C7CC4" w14:paraId="79C633D6" w14:textId="77777777" w:rsidTr="006B5B91">
        <w:tc>
          <w:tcPr>
            <w:tcW w:w="818" w:type="dxa"/>
          </w:tcPr>
          <w:p w14:paraId="0B2138F8" w14:textId="1545E71B" w:rsidR="009C7CC4" w:rsidRDefault="009C7CC4" w:rsidP="006B5B91">
            <w:r>
              <w:rPr>
                <w:rFonts w:hint="eastAsia"/>
              </w:rPr>
              <w:t>1</w:t>
            </w:r>
            <w:r>
              <w:t>9</w:t>
            </w:r>
          </w:p>
        </w:tc>
        <w:tc>
          <w:tcPr>
            <w:tcW w:w="1076" w:type="dxa"/>
            <w:vMerge/>
          </w:tcPr>
          <w:p w14:paraId="14932863" w14:textId="77777777" w:rsidR="009C7CC4" w:rsidRDefault="009C7CC4" w:rsidP="006B5B91"/>
        </w:tc>
        <w:tc>
          <w:tcPr>
            <w:tcW w:w="2943" w:type="dxa"/>
            <w:vMerge/>
          </w:tcPr>
          <w:p w14:paraId="6C810A78" w14:textId="77777777" w:rsidR="009C7CC4" w:rsidRDefault="009C7CC4" w:rsidP="006B5B91"/>
        </w:tc>
        <w:tc>
          <w:tcPr>
            <w:tcW w:w="4904" w:type="dxa"/>
          </w:tcPr>
          <w:p w14:paraId="2D7B99C0" w14:textId="77777777" w:rsidR="009C7CC4" w:rsidRPr="00DC7DCF" w:rsidRDefault="009C7CC4" w:rsidP="006B5B91">
            <w:r>
              <w:rPr>
                <w:rFonts w:hint="eastAsia"/>
              </w:rPr>
              <w:t>認証機能（</w:t>
            </w:r>
            <w:r>
              <w:rPr>
                <w:rFonts w:hint="eastAsia"/>
              </w:rPr>
              <w:t>IdP</w:t>
            </w:r>
            <w:r>
              <w:rPr>
                <w:rFonts w:hint="eastAsia"/>
              </w:rPr>
              <w:t>）との接続設定</w:t>
            </w:r>
          </w:p>
        </w:tc>
      </w:tr>
      <w:tr w:rsidR="009C7CC4" w14:paraId="6A1CEBBB" w14:textId="77777777" w:rsidTr="006B5B91">
        <w:tc>
          <w:tcPr>
            <w:tcW w:w="818" w:type="dxa"/>
          </w:tcPr>
          <w:p w14:paraId="43BF97D2" w14:textId="2D42D302" w:rsidR="009C7CC4" w:rsidRDefault="009C7CC4" w:rsidP="006B5B91">
            <w:r>
              <w:rPr>
                <w:rFonts w:hint="eastAsia"/>
              </w:rPr>
              <w:t>2</w:t>
            </w:r>
            <w:r>
              <w:t>0</w:t>
            </w:r>
          </w:p>
        </w:tc>
        <w:tc>
          <w:tcPr>
            <w:tcW w:w="1076" w:type="dxa"/>
            <w:vMerge/>
          </w:tcPr>
          <w:p w14:paraId="28302F87" w14:textId="77777777" w:rsidR="009C7CC4" w:rsidRDefault="009C7CC4" w:rsidP="006B5B91"/>
        </w:tc>
        <w:tc>
          <w:tcPr>
            <w:tcW w:w="2943" w:type="dxa"/>
            <w:vMerge/>
          </w:tcPr>
          <w:p w14:paraId="5B9C1885" w14:textId="77777777" w:rsidR="009C7CC4" w:rsidRDefault="009C7CC4" w:rsidP="006B5B91"/>
        </w:tc>
        <w:tc>
          <w:tcPr>
            <w:tcW w:w="4904" w:type="dxa"/>
          </w:tcPr>
          <w:p w14:paraId="0E65954A" w14:textId="77777777" w:rsidR="009C7CC4" w:rsidRDefault="009C7CC4" w:rsidP="006B5B91">
            <w:r>
              <w:rPr>
                <w:rFonts w:hint="eastAsia"/>
              </w:rPr>
              <w:t>データカタログ横断検索機能との接続設定</w:t>
            </w:r>
          </w:p>
        </w:tc>
      </w:tr>
      <w:tr w:rsidR="009C7CC4" w14:paraId="5CF94A11" w14:textId="77777777" w:rsidTr="006B5B91">
        <w:tc>
          <w:tcPr>
            <w:tcW w:w="818" w:type="dxa"/>
          </w:tcPr>
          <w:p w14:paraId="422BFDBE" w14:textId="2E9E076B" w:rsidR="009C7CC4" w:rsidRDefault="009C7CC4" w:rsidP="006B5B91">
            <w:r>
              <w:rPr>
                <w:rFonts w:hint="eastAsia"/>
              </w:rPr>
              <w:t>2</w:t>
            </w:r>
            <w:r>
              <w:t>1</w:t>
            </w:r>
          </w:p>
        </w:tc>
        <w:tc>
          <w:tcPr>
            <w:tcW w:w="1076" w:type="dxa"/>
            <w:vMerge/>
          </w:tcPr>
          <w:p w14:paraId="2CB23FFC" w14:textId="77777777" w:rsidR="009C7CC4" w:rsidRDefault="009C7CC4" w:rsidP="006B5B91"/>
        </w:tc>
        <w:tc>
          <w:tcPr>
            <w:tcW w:w="2943" w:type="dxa"/>
            <w:vMerge/>
          </w:tcPr>
          <w:p w14:paraId="4D4D77D8" w14:textId="77777777" w:rsidR="009C7CC4" w:rsidRDefault="009C7CC4" w:rsidP="006B5B91"/>
        </w:tc>
        <w:tc>
          <w:tcPr>
            <w:tcW w:w="4904" w:type="dxa"/>
          </w:tcPr>
          <w:p w14:paraId="2FFB7662" w14:textId="629B5E6B" w:rsidR="009C7CC4" w:rsidRDefault="009C7CC4" w:rsidP="006B5B91">
            <w:r>
              <w:rPr>
                <w:rFonts w:hint="eastAsia"/>
              </w:rPr>
              <w:t>データ取引市場との接続設定</w:t>
            </w:r>
          </w:p>
        </w:tc>
      </w:tr>
      <w:tr w:rsidR="009C7CC4" w14:paraId="720D8B7D" w14:textId="77777777" w:rsidTr="006B5B91">
        <w:tc>
          <w:tcPr>
            <w:tcW w:w="818" w:type="dxa"/>
          </w:tcPr>
          <w:p w14:paraId="728C5972" w14:textId="6E99F1E2" w:rsidR="009C7CC4" w:rsidRDefault="009C7CC4" w:rsidP="006B5B91">
            <w:r>
              <w:rPr>
                <w:rFonts w:hint="eastAsia"/>
              </w:rPr>
              <w:t>2</w:t>
            </w:r>
            <w:r>
              <w:t>2</w:t>
            </w:r>
          </w:p>
        </w:tc>
        <w:tc>
          <w:tcPr>
            <w:tcW w:w="1076" w:type="dxa"/>
            <w:vMerge/>
          </w:tcPr>
          <w:p w14:paraId="0D505591" w14:textId="77777777" w:rsidR="009C7CC4" w:rsidRDefault="009C7CC4" w:rsidP="006B5B91"/>
        </w:tc>
        <w:tc>
          <w:tcPr>
            <w:tcW w:w="2943" w:type="dxa"/>
            <w:vMerge/>
          </w:tcPr>
          <w:p w14:paraId="5DEF458F" w14:textId="77777777" w:rsidR="009C7CC4" w:rsidRDefault="009C7CC4" w:rsidP="006B5B91"/>
        </w:tc>
        <w:tc>
          <w:tcPr>
            <w:tcW w:w="4904" w:type="dxa"/>
          </w:tcPr>
          <w:p w14:paraId="3F4C6D65" w14:textId="77777777" w:rsidR="009C7CC4" w:rsidRDefault="009C7CC4" w:rsidP="006B5B91">
            <w:r>
              <w:rPr>
                <w:rFonts w:hint="eastAsia"/>
              </w:rPr>
              <w:t>来歴機能との接続設定</w:t>
            </w:r>
          </w:p>
        </w:tc>
      </w:tr>
      <w:tr w:rsidR="009C7CC4" w14:paraId="32A83E73" w14:textId="77777777" w:rsidTr="006B5B91">
        <w:tc>
          <w:tcPr>
            <w:tcW w:w="818" w:type="dxa"/>
          </w:tcPr>
          <w:p w14:paraId="0CAD2569" w14:textId="3CE420D3" w:rsidR="009C7CC4" w:rsidRDefault="009C7CC4" w:rsidP="006B5B91">
            <w:r>
              <w:t>23</w:t>
            </w:r>
          </w:p>
        </w:tc>
        <w:tc>
          <w:tcPr>
            <w:tcW w:w="1076" w:type="dxa"/>
            <w:vMerge/>
          </w:tcPr>
          <w:p w14:paraId="6980EF4E" w14:textId="77777777" w:rsidR="009C7CC4" w:rsidRDefault="009C7CC4" w:rsidP="006B5B91"/>
        </w:tc>
        <w:tc>
          <w:tcPr>
            <w:tcW w:w="2943" w:type="dxa"/>
          </w:tcPr>
          <w:p w14:paraId="12696C17" w14:textId="77777777" w:rsidR="009C7CC4" w:rsidRDefault="009C7CC4" w:rsidP="006B5B91">
            <w:r>
              <w:rPr>
                <w:rFonts w:hint="eastAsia"/>
              </w:rPr>
              <w:t>データ取得</w:t>
            </w:r>
            <w:r>
              <w:rPr>
                <w:rFonts w:hint="eastAsia"/>
              </w:rPr>
              <w:t>AP</w:t>
            </w:r>
          </w:p>
        </w:tc>
        <w:tc>
          <w:tcPr>
            <w:tcW w:w="4904" w:type="dxa"/>
          </w:tcPr>
          <w:p w14:paraId="71645F48" w14:textId="77777777" w:rsidR="009C7CC4" w:rsidRDefault="009C7CC4" w:rsidP="006B5B91">
            <w:r>
              <w:rPr>
                <w:rFonts w:hint="eastAsia"/>
              </w:rPr>
              <w:t>データ取得</w:t>
            </w:r>
            <w:r>
              <w:rPr>
                <w:rFonts w:hint="eastAsia"/>
              </w:rPr>
              <w:t>AP</w:t>
            </w:r>
            <w:r>
              <w:rPr>
                <w:rFonts w:hint="eastAsia"/>
              </w:rPr>
              <w:t>の開発と利用者コネクタ呼出設定</w:t>
            </w:r>
          </w:p>
        </w:tc>
      </w:tr>
      <w:tr w:rsidR="009C7CC4" w14:paraId="6191F493" w14:textId="77777777" w:rsidTr="006B5B91">
        <w:tc>
          <w:tcPr>
            <w:tcW w:w="818" w:type="dxa"/>
          </w:tcPr>
          <w:p w14:paraId="7B708DD4" w14:textId="2E924E6C" w:rsidR="009C7CC4" w:rsidRDefault="009C7CC4" w:rsidP="006B5B91">
            <w:r>
              <w:rPr>
                <w:rFonts w:hint="eastAsia"/>
              </w:rPr>
              <w:t>2</w:t>
            </w:r>
            <w:r>
              <w:t>4</w:t>
            </w:r>
          </w:p>
        </w:tc>
        <w:tc>
          <w:tcPr>
            <w:tcW w:w="1076" w:type="dxa"/>
            <w:vMerge/>
          </w:tcPr>
          <w:p w14:paraId="27FDE5DE" w14:textId="77777777" w:rsidR="009C7CC4" w:rsidRDefault="009C7CC4" w:rsidP="006B5B91"/>
        </w:tc>
        <w:tc>
          <w:tcPr>
            <w:tcW w:w="2943" w:type="dxa"/>
            <w:vMerge w:val="restart"/>
          </w:tcPr>
          <w:p w14:paraId="52684632" w14:textId="77777777" w:rsidR="009C7CC4" w:rsidRDefault="009C7CC4" w:rsidP="006B5B91">
            <w:r>
              <w:rPr>
                <w:rFonts w:hint="eastAsia"/>
              </w:rPr>
              <w:t>TLS</w:t>
            </w:r>
            <w:r>
              <w:rPr>
                <w:rFonts w:hint="eastAsia"/>
              </w:rPr>
              <w:t>クライアント証明書</w:t>
            </w:r>
          </w:p>
        </w:tc>
        <w:tc>
          <w:tcPr>
            <w:tcW w:w="4904" w:type="dxa"/>
          </w:tcPr>
          <w:p w14:paraId="0559D01F" w14:textId="77777777" w:rsidR="009C7CC4" w:rsidRDefault="009C7CC4" w:rsidP="006B5B91">
            <w:r>
              <w:rPr>
                <w:rFonts w:hint="eastAsia"/>
              </w:rPr>
              <w:t>TLS</w:t>
            </w:r>
            <w:r>
              <w:rPr>
                <w:rFonts w:hint="eastAsia"/>
              </w:rPr>
              <w:t>クライアント証明書発行申請</w:t>
            </w:r>
          </w:p>
        </w:tc>
      </w:tr>
      <w:tr w:rsidR="009C7CC4" w14:paraId="34EE8345" w14:textId="77777777" w:rsidTr="006B5B91">
        <w:tc>
          <w:tcPr>
            <w:tcW w:w="818" w:type="dxa"/>
          </w:tcPr>
          <w:p w14:paraId="376097E6" w14:textId="074AF167" w:rsidR="009C7CC4" w:rsidRDefault="009C7CC4" w:rsidP="006B5B91">
            <w:r>
              <w:rPr>
                <w:rFonts w:hint="eastAsia"/>
              </w:rPr>
              <w:t>2</w:t>
            </w:r>
            <w:r>
              <w:t>5</w:t>
            </w:r>
          </w:p>
        </w:tc>
        <w:tc>
          <w:tcPr>
            <w:tcW w:w="1076" w:type="dxa"/>
            <w:vMerge/>
          </w:tcPr>
          <w:p w14:paraId="0FB02CFF" w14:textId="77777777" w:rsidR="009C7CC4" w:rsidRDefault="009C7CC4" w:rsidP="006B5B91"/>
        </w:tc>
        <w:tc>
          <w:tcPr>
            <w:tcW w:w="2943" w:type="dxa"/>
            <w:vMerge/>
          </w:tcPr>
          <w:p w14:paraId="74BAEF53" w14:textId="77777777" w:rsidR="009C7CC4" w:rsidRDefault="009C7CC4" w:rsidP="006B5B91"/>
        </w:tc>
        <w:tc>
          <w:tcPr>
            <w:tcW w:w="4904" w:type="dxa"/>
          </w:tcPr>
          <w:p w14:paraId="427C484D" w14:textId="77777777" w:rsidR="009C7CC4" w:rsidRDefault="009C7CC4" w:rsidP="006B5B91">
            <w:r>
              <w:rPr>
                <w:rFonts w:hint="eastAsia"/>
              </w:rPr>
              <w:t>TLS</w:t>
            </w:r>
            <w:r>
              <w:rPr>
                <w:rFonts w:hint="eastAsia"/>
              </w:rPr>
              <w:t>クライアント証明書</w:t>
            </w:r>
            <w:r>
              <w:rPr>
                <w:rFonts w:hint="eastAsia"/>
              </w:rPr>
              <w:t xml:space="preserve"> </w:t>
            </w:r>
            <w:r>
              <w:rPr>
                <w:rFonts w:hint="eastAsia"/>
              </w:rPr>
              <w:t>コンフィグレーション設定</w:t>
            </w:r>
          </w:p>
        </w:tc>
      </w:tr>
    </w:tbl>
    <w:p w14:paraId="5DD953B0" w14:textId="77777777" w:rsidR="00533F87" w:rsidRPr="009C7CC4" w:rsidRDefault="00533F87" w:rsidP="000B7DB4"/>
    <w:p w14:paraId="0CDF85DB" w14:textId="0A3B0E0B" w:rsidR="00533F87" w:rsidRDefault="00533F87">
      <w:pPr>
        <w:widowControl/>
        <w:jc w:val="left"/>
      </w:pPr>
      <w:r>
        <w:br w:type="page"/>
      </w:r>
    </w:p>
    <w:p w14:paraId="169669B5" w14:textId="77777777" w:rsidR="00533F87" w:rsidRPr="000B7DB4" w:rsidRDefault="00533F87" w:rsidP="000B7DB4"/>
    <w:p w14:paraId="3169C0A3" w14:textId="0BD2F46F" w:rsidR="00677267" w:rsidRDefault="00526A5F" w:rsidP="00866CBA">
      <w:pPr>
        <w:pStyle w:val="1"/>
      </w:pPr>
      <w:bookmarkStart w:id="42" w:name="_Toc115972282"/>
      <w:r>
        <w:rPr>
          <w:rFonts w:hint="eastAsia"/>
        </w:rPr>
        <w:t>導入方法</w:t>
      </w:r>
      <w:bookmarkEnd w:id="42"/>
    </w:p>
    <w:p w14:paraId="66617518" w14:textId="67F534CD" w:rsidR="00902770" w:rsidRPr="00EC4862" w:rsidRDefault="00CB6954" w:rsidP="002E4B09">
      <w:pPr>
        <w:pStyle w:val="2"/>
      </w:pPr>
      <w:bookmarkStart w:id="43" w:name="_Toc115972283"/>
      <w:r>
        <w:rPr>
          <w:rFonts w:hint="eastAsia"/>
          <w:lang w:val="ja-JP"/>
        </w:rPr>
        <w:t>データ利用者及びデータ提供者</w:t>
      </w:r>
      <w:r>
        <w:rPr>
          <w:rFonts w:hint="eastAsia"/>
        </w:rPr>
        <w:t>ごとの</w:t>
      </w:r>
      <w:r>
        <w:rPr>
          <w:rFonts w:hint="eastAsia"/>
        </w:rPr>
        <w:t>CADDE</w:t>
      </w:r>
      <w:r>
        <w:rPr>
          <w:rFonts w:hint="eastAsia"/>
        </w:rPr>
        <w:t>システム環境の導入</w:t>
      </w:r>
      <w:bookmarkEnd w:id="43"/>
    </w:p>
    <w:p w14:paraId="43D60A7C" w14:textId="2D65ED39" w:rsidR="00902770" w:rsidRPr="00EC4862" w:rsidRDefault="00CB6954" w:rsidP="00CB6954">
      <w:pPr>
        <w:widowControl/>
        <w:ind w:firstLineChars="67" w:firstLine="141"/>
        <w:jc w:val="left"/>
      </w:pPr>
      <w:r>
        <w:rPr>
          <w:rFonts w:hint="eastAsia"/>
          <w:lang w:val="ja-JP"/>
        </w:rPr>
        <w:t>本節では、データ</w:t>
      </w:r>
      <w:r w:rsidR="002E4B09">
        <w:rPr>
          <w:rFonts w:hint="eastAsia"/>
          <w:lang w:val="ja-JP"/>
        </w:rPr>
        <w:t>利用者</w:t>
      </w:r>
      <w:r>
        <w:rPr>
          <w:rFonts w:hint="eastAsia"/>
          <w:lang w:val="ja-JP"/>
        </w:rPr>
        <w:t>及びデータ</w:t>
      </w:r>
      <w:r w:rsidR="002E4B09">
        <w:rPr>
          <w:rFonts w:hint="eastAsia"/>
          <w:lang w:val="ja-JP"/>
        </w:rPr>
        <w:t>提供者が</w:t>
      </w:r>
      <w:r>
        <w:rPr>
          <w:rFonts w:hint="eastAsia"/>
          <w:lang w:val="ja-JP"/>
        </w:rPr>
        <w:t>、</w:t>
      </w:r>
      <w:r w:rsidR="002E4B09">
        <w:rPr>
          <w:rFonts w:hint="eastAsia"/>
          <w:lang w:val="ja-JP"/>
        </w:rPr>
        <w:t>システム</w:t>
      </w:r>
      <w:r>
        <w:rPr>
          <w:rFonts w:hint="eastAsia"/>
          <w:lang w:val="ja-JP"/>
        </w:rPr>
        <w:t>導入</w:t>
      </w:r>
      <w:r w:rsidR="002E4B09">
        <w:rPr>
          <w:rFonts w:hint="eastAsia"/>
          <w:lang w:val="ja-JP"/>
        </w:rPr>
        <w:t>パターンごとに</w:t>
      </w:r>
      <w:r>
        <w:rPr>
          <w:rFonts w:hint="eastAsia"/>
          <w:lang w:val="ja-JP"/>
        </w:rPr>
        <w:t>、</w:t>
      </w:r>
      <w:r w:rsidR="00427263">
        <w:rPr>
          <w:rFonts w:hint="eastAsia"/>
          <w:lang w:val="ja-JP"/>
        </w:rPr>
        <w:t>C</w:t>
      </w:r>
      <w:r>
        <w:rPr>
          <w:rFonts w:hint="eastAsia"/>
        </w:rPr>
        <w:t>ADDE</w:t>
      </w:r>
      <w:r>
        <w:rPr>
          <w:rFonts w:hint="eastAsia"/>
        </w:rPr>
        <w:t>システム環境を構築するため、</w:t>
      </w:r>
      <w:r w:rsidR="002E4B09">
        <w:rPr>
          <w:rFonts w:hint="eastAsia"/>
          <w:lang w:val="ja-JP"/>
        </w:rPr>
        <w:t>どのような導入作業が必要になるか示す。大まかには</w:t>
      </w:r>
      <w:r w:rsidR="00BD0DA8">
        <w:rPr>
          <w:lang w:val="ja-JP"/>
        </w:rPr>
        <w:fldChar w:fldCharType="begin"/>
      </w:r>
      <w:r w:rsidR="00BD0DA8">
        <w:rPr>
          <w:lang w:val="ja-JP"/>
        </w:rPr>
        <w:instrText xml:space="preserve"> </w:instrText>
      </w:r>
      <w:r w:rsidR="00BD0DA8">
        <w:rPr>
          <w:rFonts w:hint="eastAsia"/>
          <w:lang w:val="ja-JP"/>
        </w:rPr>
        <w:instrText>REF _Ref112088669 \h</w:instrText>
      </w:r>
      <w:r w:rsidR="00BD0DA8">
        <w:rPr>
          <w:lang w:val="ja-JP"/>
        </w:rPr>
        <w:instrText xml:space="preserve"> </w:instrText>
      </w:r>
      <w:r w:rsidR="00BD0DA8">
        <w:rPr>
          <w:lang w:val="ja-JP"/>
        </w:rPr>
      </w:r>
      <w:r w:rsidR="00BD0DA8">
        <w:rPr>
          <w:lang w:val="ja-JP"/>
        </w:rPr>
        <w:fldChar w:fldCharType="separate"/>
      </w:r>
      <w:r w:rsidR="00BD0DA8">
        <w:rPr>
          <w:rFonts w:hint="eastAsia"/>
        </w:rPr>
        <w:t>図</w:t>
      </w:r>
      <w:r w:rsidR="00BD0DA8">
        <w:rPr>
          <w:rFonts w:hint="eastAsia"/>
        </w:rPr>
        <w:t xml:space="preserve"> </w:t>
      </w:r>
      <w:r w:rsidR="00BD0DA8">
        <w:rPr>
          <w:noProof/>
        </w:rPr>
        <w:t>3.1</w:t>
      </w:r>
      <w:r w:rsidR="00BD0DA8">
        <w:noBreakHyphen/>
      </w:r>
      <w:r w:rsidR="00BD0DA8">
        <w:rPr>
          <w:noProof/>
        </w:rPr>
        <w:t>1</w:t>
      </w:r>
      <w:r w:rsidR="00BD0DA8">
        <w:rPr>
          <w:lang w:val="ja-JP"/>
        </w:rPr>
        <w:fldChar w:fldCharType="end"/>
      </w:r>
      <w:r w:rsidR="002E4B09">
        <w:rPr>
          <w:lang w:val="ja-JP"/>
        </w:rPr>
        <w:fldChar w:fldCharType="begin"/>
      </w:r>
      <w:r w:rsidR="002E4B09">
        <w:rPr>
          <w:lang w:val="ja-JP"/>
        </w:rPr>
        <w:instrText xml:space="preserve"> </w:instrText>
      </w:r>
      <w:r w:rsidR="002E4B09">
        <w:rPr>
          <w:rFonts w:hint="eastAsia"/>
          <w:lang w:val="ja-JP"/>
        </w:rPr>
        <w:instrText>REF _Ref109927202 \h</w:instrText>
      </w:r>
      <w:r w:rsidR="002E4B09">
        <w:rPr>
          <w:lang w:val="ja-JP"/>
        </w:rPr>
        <w:instrText xml:space="preserve"> </w:instrText>
      </w:r>
      <w:r w:rsidR="002E4B09">
        <w:rPr>
          <w:lang w:val="ja-JP"/>
        </w:rPr>
      </w:r>
      <w:r w:rsidR="0058237D">
        <w:rPr>
          <w:lang w:val="ja-JP"/>
        </w:rPr>
        <w:fldChar w:fldCharType="separate"/>
      </w:r>
      <w:r w:rsidR="002E4B09">
        <w:rPr>
          <w:lang w:val="ja-JP"/>
        </w:rPr>
        <w:fldChar w:fldCharType="end"/>
      </w:r>
      <w:r w:rsidR="002E4B09">
        <w:rPr>
          <w:rFonts w:hint="eastAsia"/>
          <w:lang w:val="ja-JP"/>
        </w:rPr>
        <w:t>のステップを行</w:t>
      </w:r>
      <w:r w:rsidR="00012516">
        <w:rPr>
          <w:rFonts w:hint="eastAsia"/>
          <w:lang w:val="ja-JP"/>
        </w:rPr>
        <w:t>う</w:t>
      </w:r>
      <w:r w:rsidR="002E4B09">
        <w:rPr>
          <w:rFonts w:hint="eastAsia"/>
          <w:lang w:val="ja-JP"/>
        </w:rPr>
        <w:t>。詳細な作業ステップ及び手順は第</w:t>
      </w:r>
      <w:r w:rsidR="002E4B09">
        <w:rPr>
          <w:lang w:val="ja-JP"/>
        </w:rPr>
        <w:t>2</w:t>
      </w:r>
      <w:r w:rsidR="002E4B09">
        <w:rPr>
          <w:rFonts w:hint="eastAsia"/>
          <w:lang w:val="ja-JP"/>
        </w:rPr>
        <w:t>編のデータ提供者</w:t>
      </w:r>
      <w:r w:rsidR="00197042">
        <w:rPr>
          <w:rFonts w:hint="eastAsia"/>
          <w:lang w:val="ja-JP"/>
        </w:rPr>
        <w:t>環境導入</w:t>
      </w:r>
      <w:r w:rsidR="002E4B09">
        <w:rPr>
          <w:rFonts w:hint="eastAsia"/>
          <w:lang w:val="ja-JP"/>
        </w:rPr>
        <w:t>編、第</w:t>
      </w:r>
      <w:r w:rsidR="002E4B09">
        <w:rPr>
          <w:rFonts w:hint="eastAsia"/>
          <w:lang w:val="ja-JP"/>
        </w:rPr>
        <w:t>3</w:t>
      </w:r>
      <w:r w:rsidR="002E4B09">
        <w:rPr>
          <w:rFonts w:hint="eastAsia"/>
          <w:lang w:val="ja-JP"/>
        </w:rPr>
        <w:t>編のデータ利用者</w:t>
      </w:r>
      <w:r w:rsidR="00197042">
        <w:rPr>
          <w:rFonts w:hint="eastAsia"/>
          <w:lang w:val="ja-JP"/>
        </w:rPr>
        <w:t>環境導入</w:t>
      </w:r>
      <w:r w:rsidR="002E4B09">
        <w:rPr>
          <w:rFonts w:hint="eastAsia"/>
          <w:lang w:val="ja-JP"/>
        </w:rPr>
        <w:t>編に記載して</w:t>
      </w:r>
      <w:commentRangeStart w:id="44"/>
      <w:r w:rsidR="002E4B09">
        <w:rPr>
          <w:rFonts w:hint="eastAsia"/>
          <w:lang w:val="ja-JP"/>
        </w:rPr>
        <w:t>いる</w:t>
      </w:r>
      <w:commentRangeEnd w:id="44"/>
      <w:r w:rsidR="0014447A">
        <w:rPr>
          <w:rStyle w:val="af1"/>
        </w:rPr>
        <w:commentReference w:id="44"/>
      </w:r>
      <w:r w:rsidR="002E4B09">
        <w:rPr>
          <w:rFonts w:hint="eastAsia"/>
          <w:lang w:val="ja-JP"/>
        </w:rPr>
        <w:t>。</w:t>
      </w:r>
    </w:p>
    <w:p w14:paraId="24CA91E9" w14:textId="77777777" w:rsidR="00902770" w:rsidRPr="00EC4862" w:rsidRDefault="00902770" w:rsidP="00902770"/>
    <w:p w14:paraId="773F3971" w14:textId="603DF974" w:rsidR="005E42EC" w:rsidRDefault="001D135C" w:rsidP="005E42EC">
      <w:pPr>
        <w:pStyle w:val="ab"/>
        <w:keepNext/>
        <w:jc w:val="center"/>
      </w:pPr>
      <w:ins w:id="45" w:author="兼清森吾 / Kanekiyo，Shingo" w:date="2022-09-05T17:21:00Z">
        <w:r w:rsidRPr="00251427">
          <w:rPr>
            <w:noProof/>
          </w:rPr>
          <w:drawing>
            <wp:inline distT="0" distB="0" distL="0" distR="0" wp14:anchorId="4497CA3B" wp14:editId="3B235358">
              <wp:extent cx="6188710" cy="3568065"/>
              <wp:effectExtent l="0" t="0" r="2540" b="0"/>
              <wp:docPr id="491" name="図 49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図 491" descr="ダイアグラム が含まれている画像&#10;&#10;自動的に生成された説明"/>
                      <pic:cNvPicPr/>
                    </pic:nvPicPr>
                    <pic:blipFill>
                      <a:blip r:embed="rId32"/>
                      <a:stretch>
                        <a:fillRect/>
                      </a:stretch>
                    </pic:blipFill>
                    <pic:spPr>
                      <a:xfrm>
                        <a:off x="0" y="0"/>
                        <a:ext cx="6188710" cy="3568065"/>
                      </a:xfrm>
                      <a:prstGeom prst="rect">
                        <a:avLst/>
                      </a:prstGeom>
                    </pic:spPr>
                  </pic:pic>
                </a:graphicData>
              </a:graphic>
            </wp:inline>
          </w:drawing>
        </w:r>
      </w:ins>
    </w:p>
    <w:p w14:paraId="0A4C58B0" w14:textId="793E9B53" w:rsidR="00902770" w:rsidRDefault="00CB6954" w:rsidP="00CB6954">
      <w:pPr>
        <w:pStyle w:val="ab"/>
        <w:jc w:val="center"/>
      </w:pPr>
      <w:bookmarkStart w:id="46" w:name="_Ref112088669"/>
      <w:r>
        <w:rPr>
          <w:rFonts w:hint="eastAsia"/>
        </w:rPr>
        <w:t>図</w:t>
      </w:r>
      <w:r>
        <w:rPr>
          <w:rFonts w:hint="eastAsia"/>
        </w:rPr>
        <w:t xml:space="preserve"> </w:t>
      </w:r>
      <w:r w:rsidR="00B53704">
        <w:fldChar w:fldCharType="begin"/>
      </w:r>
      <w:r w:rsidR="00B53704">
        <w:instrText xml:space="preserve"> </w:instrText>
      </w:r>
      <w:r w:rsidR="00B53704">
        <w:rPr>
          <w:rFonts w:hint="eastAsia"/>
        </w:rPr>
        <w:instrText>STYLEREF 2 \s</w:instrText>
      </w:r>
      <w:r w:rsidR="00B53704">
        <w:instrText xml:space="preserve"> </w:instrText>
      </w:r>
      <w:r w:rsidR="00B53704">
        <w:fldChar w:fldCharType="separate"/>
      </w:r>
      <w:r w:rsidR="00B53704">
        <w:rPr>
          <w:noProof/>
        </w:rPr>
        <w:t>3.1</w:t>
      </w:r>
      <w:r w:rsidR="00B53704">
        <w:fldChar w:fldCharType="end"/>
      </w:r>
      <w:r w:rsidR="00B53704">
        <w:noBreakHyphen/>
      </w:r>
      <w:r w:rsidR="00B53704">
        <w:fldChar w:fldCharType="begin"/>
      </w:r>
      <w:r w:rsidR="00B53704">
        <w:instrText xml:space="preserve"> </w:instrText>
      </w:r>
      <w:r w:rsidR="00B53704">
        <w:rPr>
          <w:rFonts w:hint="eastAsia"/>
        </w:rPr>
        <w:instrText xml:space="preserve">SEQ </w:instrText>
      </w:r>
      <w:r w:rsidR="00B53704">
        <w:rPr>
          <w:rFonts w:hint="eastAsia"/>
        </w:rPr>
        <w:instrText>図</w:instrText>
      </w:r>
      <w:r w:rsidR="00B53704">
        <w:rPr>
          <w:rFonts w:hint="eastAsia"/>
        </w:rPr>
        <w:instrText xml:space="preserve"> \* ARABIC \s 2</w:instrText>
      </w:r>
      <w:r w:rsidR="00B53704">
        <w:instrText xml:space="preserve"> </w:instrText>
      </w:r>
      <w:r w:rsidR="00B53704">
        <w:fldChar w:fldCharType="separate"/>
      </w:r>
      <w:r w:rsidR="00B53704">
        <w:rPr>
          <w:noProof/>
        </w:rPr>
        <w:t>1</w:t>
      </w:r>
      <w:r w:rsidR="00B53704">
        <w:fldChar w:fldCharType="end"/>
      </w:r>
      <w:bookmarkEnd w:id="46"/>
      <w:r w:rsidR="005E42EC">
        <w:t xml:space="preserve"> </w:t>
      </w:r>
      <w:r>
        <w:rPr>
          <w:rFonts w:hint="eastAsia"/>
          <w:lang w:val="ja-JP"/>
        </w:rPr>
        <w:t>データ利用者及びデータ提供者</w:t>
      </w:r>
      <w:r>
        <w:rPr>
          <w:rFonts w:hint="eastAsia"/>
        </w:rPr>
        <w:t>ごとの</w:t>
      </w:r>
      <w:r>
        <w:rPr>
          <w:rFonts w:hint="eastAsia"/>
        </w:rPr>
        <w:t>CADDE</w:t>
      </w:r>
      <w:r>
        <w:rPr>
          <w:rFonts w:hint="eastAsia"/>
        </w:rPr>
        <w:t>システム環境の導入の</w:t>
      </w:r>
      <w:r w:rsidR="005E42EC">
        <w:rPr>
          <w:rFonts w:hint="eastAsia"/>
        </w:rPr>
        <w:t>作業ステップ</w:t>
      </w:r>
      <w:r>
        <w:rPr>
          <w:rFonts w:hint="eastAsia"/>
        </w:rPr>
        <w:t>概要</w:t>
      </w:r>
    </w:p>
    <w:p w14:paraId="277FEDA0" w14:textId="77777777" w:rsidR="00CB6954" w:rsidRPr="00CB6954" w:rsidRDefault="00CB6954" w:rsidP="00CB6954"/>
    <w:p w14:paraId="688F9965" w14:textId="4B758B8E" w:rsidR="00902770" w:rsidRDefault="00CB6725" w:rsidP="00CB6725">
      <w:pPr>
        <w:pStyle w:val="2"/>
      </w:pPr>
      <w:bookmarkStart w:id="47" w:name="_Toc115972284"/>
      <w:r>
        <w:rPr>
          <w:rFonts w:hint="eastAsia"/>
        </w:rPr>
        <w:t>データ</w:t>
      </w:r>
      <w:r w:rsidR="005E42EC">
        <w:rPr>
          <w:rFonts w:hint="eastAsia"/>
        </w:rPr>
        <w:t>提供者の導入作業概要</w:t>
      </w:r>
      <w:bookmarkEnd w:id="47"/>
    </w:p>
    <w:p w14:paraId="7777A12C" w14:textId="6F4BDD29" w:rsidR="00CB6725" w:rsidRPr="007115E9" w:rsidRDefault="00CB6725" w:rsidP="007115E9">
      <w:pPr>
        <w:rPr>
          <w:lang w:val="ja-JP"/>
        </w:rPr>
      </w:pPr>
      <w:r>
        <w:rPr>
          <w:rFonts w:hint="eastAsia"/>
        </w:rPr>
        <w:t xml:space="preserve">　本節では、データ提供者視点での、システム導入パターン別の導入作業の概要を示す。</w:t>
      </w:r>
      <w:r w:rsidR="007115E9">
        <w:rPr>
          <w:rFonts w:hint="eastAsia"/>
        </w:rPr>
        <w:t>詳細な導入ガイドは、</w:t>
      </w:r>
      <w:r w:rsidR="007115E9">
        <w:rPr>
          <w:rFonts w:hint="eastAsia"/>
          <w:lang w:val="ja-JP"/>
        </w:rPr>
        <w:t>CADDE4.0</w:t>
      </w:r>
      <w:r w:rsidR="007115E9" w:rsidRPr="00EA745A">
        <w:rPr>
          <w:rFonts w:hint="eastAsia"/>
          <w:lang w:val="ja-JP"/>
        </w:rPr>
        <w:t>導入ガイドライン</w:t>
      </w:r>
      <w:r w:rsidR="007115E9">
        <w:rPr>
          <w:rFonts w:hint="eastAsia"/>
          <w:lang w:val="ja-JP"/>
        </w:rPr>
        <w:t>【</w:t>
      </w:r>
      <w:r w:rsidR="007115E9" w:rsidRPr="00E16E44">
        <w:rPr>
          <w:rFonts w:hint="eastAsia"/>
          <w:lang w:val="ja-JP"/>
        </w:rPr>
        <w:t>第</w:t>
      </w:r>
      <w:r w:rsidR="007115E9">
        <w:rPr>
          <w:rFonts w:hint="eastAsia"/>
          <w:lang w:val="ja-JP"/>
        </w:rPr>
        <w:t>2</w:t>
      </w:r>
      <w:r w:rsidR="007115E9" w:rsidRPr="00E16E44">
        <w:rPr>
          <w:rFonts w:hint="eastAsia"/>
          <w:lang w:val="ja-JP"/>
        </w:rPr>
        <w:t>編</w:t>
      </w:r>
      <w:r w:rsidR="007115E9">
        <w:rPr>
          <w:rFonts w:hint="eastAsia"/>
          <w:lang w:val="ja-JP"/>
        </w:rPr>
        <w:t>】データ提供者</w:t>
      </w:r>
      <w:r w:rsidR="00197042">
        <w:rPr>
          <w:rFonts w:hint="eastAsia"/>
          <w:lang w:val="ja-JP"/>
        </w:rPr>
        <w:t>環境導入</w:t>
      </w:r>
      <w:r w:rsidR="007115E9">
        <w:rPr>
          <w:rFonts w:hint="eastAsia"/>
          <w:lang w:val="ja-JP"/>
        </w:rPr>
        <w:t>編　を参照。</w:t>
      </w:r>
    </w:p>
    <w:p w14:paraId="17AAA7C2" w14:textId="77777777" w:rsidR="00CB6725" w:rsidRPr="00CB6725" w:rsidRDefault="00CB6725" w:rsidP="00CB6725"/>
    <w:p w14:paraId="30C704DD" w14:textId="77777777" w:rsidR="005E42EC" w:rsidRPr="005E42EC" w:rsidRDefault="005E42EC" w:rsidP="00C72D46">
      <w:pPr>
        <w:pStyle w:val="3"/>
        <w:rPr>
          <w:lang w:val="ja-JP"/>
        </w:rPr>
      </w:pPr>
      <w:bookmarkStart w:id="48" w:name="_Toc115972285"/>
      <w:r w:rsidRPr="005E42EC">
        <w:rPr>
          <w:rFonts w:hint="eastAsia"/>
          <w:lang w:val="ja-JP"/>
        </w:rPr>
        <w:t>基本パターン</w:t>
      </w:r>
      <w:bookmarkEnd w:id="48"/>
    </w:p>
    <w:p w14:paraId="5E126D8C" w14:textId="2C13C518" w:rsidR="005E42EC" w:rsidRDefault="005E42EC" w:rsidP="00014592">
      <w:pPr>
        <w:ind w:firstLineChars="67" w:firstLine="141"/>
        <w:rPr>
          <w:lang w:val="ja-JP"/>
        </w:rPr>
      </w:pPr>
      <w:r>
        <w:rPr>
          <w:rFonts w:hint="eastAsia"/>
          <w:lang w:val="ja-JP"/>
        </w:rPr>
        <w:t>基本パターンの導入では、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Pr>
          <w:rFonts w:hint="eastAsia"/>
          <w:lang w:val="ja-JP"/>
        </w:rPr>
        <w:t>のデータ提供者</w:t>
      </w:r>
      <w:r w:rsidR="007B7523">
        <w:rPr>
          <w:rFonts w:hint="eastAsia"/>
          <w:lang w:val="ja-JP"/>
        </w:rPr>
        <w:t>環境</w:t>
      </w:r>
      <w:r>
        <w:rPr>
          <w:rFonts w:hint="eastAsia"/>
          <w:lang w:val="ja-JP"/>
        </w:rPr>
        <w:t>の範囲のうち、</w:t>
      </w:r>
      <w:r w:rsidR="007B7523">
        <w:rPr>
          <w:rFonts w:hint="eastAsia"/>
          <w:lang w:val="ja-JP"/>
        </w:rPr>
        <w:t>データ取引市場との間の</w:t>
      </w:r>
      <w:r>
        <w:rPr>
          <w:rFonts w:hint="eastAsia"/>
          <w:lang w:val="ja-JP"/>
        </w:rPr>
        <w:t>「契約管理との接続設定」以外の設定と</w:t>
      </w:r>
      <w:r>
        <w:rPr>
          <w:rFonts w:hint="eastAsia"/>
          <w:lang w:val="ja-JP"/>
        </w:rPr>
        <w:t>CADDE</w:t>
      </w:r>
      <w:r>
        <w:rPr>
          <w:rFonts w:hint="eastAsia"/>
          <w:lang w:val="ja-JP"/>
        </w:rPr>
        <w:t>コネクタ、コネクタ以外の導入機能を全てインストールする必要があ</w:t>
      </w:r>
      <w:r w:rsidR="0008597B">
        <w:rPr>
          <w:rFonts w:hint="eastAsia"/>
          <w:lang w:val="ja-JP"/>
        </w:rPr>
        <w:t>る</w:t>
      </w:r>
      <w:r>
        <w:rPr>
          <w:rFonts w:hint="eastAsia"/>
          <w:lang w:val="ja-JP"/>
        </w:rPr>
        <w:t>。但し、認可設定を行わない場合は「来歴管理との接続設定」及び「認証認可との接続設定」は不要。また、支援サービス群</w:t>
      </w:r>
      <w:r w:rsidR="007B7523">
        <w:rPr>
          <w:rFonts w:hint="eastAsia"/>
          <w:lang w:val="ja-JP"/>
        </w:rPr>
        <w:t>のデータ</w:t>
      </w:r>
      <w:r>
        <w:rPr>
          <w:rFonts w:hint="eastAsia"/>
          <w:lang w:val="ja-JP"/>
        </w:rPr>
        <w:t>カタログ作成ツール</w:t>
      </w:r>
      <w:r w:rsidR="007B7523">
        <w:rPr>
          <w:rFonts w:hint="eastAsia"/>
          <w:lang w:val="ja-JP"/>
        </w:rPr>
        <w:t>（サービス）を利用する場合</w:t>
      </w:r>
      <w:r>
        <w:rPr>
          <w:rFonts w:hint="eastAsia"/>
          <w:lang w:val="ja-JP"/>
        </w:rPr>
        <w:t>や</w:t>
      </w:r>
      <w:r w:rsidR="007B7523">
        <w:rPr>
          <w:rFonts w:hint="eastAsia"/>
          <w:lang w:val="ja-JP"/>
        </w:rPr>
        <w:t>、データカタログ</w:t>
      </w:r>
      <w:r>
        <w:rPr>
          <w:rFonts w:hint="eastAsia"/>
          <w:lang w:val="ja-JP"/>
        </w:rPr>
        <w:t>横断検索</w:t>
      </w:r>
      <w:r w:rsidR="007B7523">
        <w:rPr>
          <w:rFonts w:hint="eastAsia"/>
          <w:lang w:val="ja-JP"/>
        </w:rPr>
        <w:t>に自分のデータカタログをクローリング</w:t>
      </w:r>
      <w:r w:rsidR="00AC439A">
        <w:rPr>
          <w:rFonts w:hint="eastAsia"/>
          <w:lang w:val="ja-JP"/>
        </w:rPr>
        <w:t>し</w:t>
      </w:r>
      <w:r w:rsidR="007B7523">
        <w:rPr>
          <w:rFonts w:hint="eastAsia"/>
          <w:lang w:val="ja-JP"/>
        </w:rPr>
        <w:t>てもらう</w:t>
      </w:r>
      <w:r>
        <w:rPr>
          <w:rFonts w:hint="eastAsia"/>
          <w:lang w:val="ja-JP"/>
        </w:rPr>
        <w:t>場合は、</w:t>
      </w:r>
      <w:r w:rsidR="007B7523">
        <w:rPr>
          <w:rFonts w:hint="eastAsia"/>
          <w:lang w:val="ja-JP"/>
        </w:rPr>
        <w:t>CADDE</w:t>
      </w:r>
      <w:r w:rsidR="007B7523">
        <w:rPr>
          <w:rFonts w:hint="eastAsia"/>
          <w:lang w:val="ja-JP"/>
        </w:rPr>
        <w:t>運用者へ</w:t>
      </w:r>
      <w:r>
        <w:rPr>
          <w:rFonts w:hint="eastAsia"/>
          <w:lang w:val="ja-JP"/>
        </w:rPr>
        <w:t>申請が必要にな</w:t>
      </w:r>
      <w:r w:rsidR="0008597B">
        <w:rPr>
          <w:rFonts w:hint="eastAsia"/>
          <w:lang w:val="ja-JP"/>
        </w:rPr>
        <w:t>る</w:t>
      </w:r>
      <w:r>
        <w:rPr>
          <w:rFonts w:hint="eastAsia"/>
          <w:lang w:val="ja-JP"/>
        </w:rPr>
        <w:t>。</w:t>
      </w:r>
    </w:p>
    <w:p w14:paraId="46A4F871" w14:textId="77777777" w:rsidR="00CB6725" w:rsidRPr="00284676" w:rsidRDefault="00CB6725" w:rsidP="005E42EC">
      <w:pPr>
        <w:rPr>
          <w:lang w:val="ja-JP"/>
        </w:rPr>
      </w:pPr>
    </w:p>
    <w:p w14:paraId="040176D8" w14:textId="77777777" w:rsidR="005E42EC" w:rsidRPr="00A034F6" w:rsidRDefault="005E42EC" w:rsidP="00C72D46">
      <w:pPr>
        <w:pStyle w:val="3"/>
        <w:rPr>
          <w:lang w:val="ja-JP"/>
        </w:rPr>
      </w:pPr>
      <w:bookmarkStart w:id="49" w:name="_Toc115972286"/>
      <w:r w:rsidRPr="00A034F6">
        <w:rPr>
          <w:rFonts w:hint="eastAsia"/>
          <w:lang w:val="ja-JP"/>
        </w:rPr>
        <w:lastRenderedPageBreak/>
        <w:t>簡易パターン</w:t>
      </w:r>
      <w:bookmarkEnd w:id="49"/>
    </w:p>
    <w:p w14:paraId="4738EDEC" w14:textId="7C494C05" w:rsidR="005E42EC" w:rsidRDefault="005E42EC" w:rsidP="00014592">
      <w:pPr>
        <w:ind w:firstLineChars="67" w:firstLine="141"/>
        <w:rPr>
          <w:lang w:val="ja-JP"/>
        </w:rPr>
      </w:pPr>
      <w:r>
        <w:rPr>
          <w:rFonts w:hint="eastAsia"/>
          <w:lang w:val="ja-JP"/>
        </w:rPr>
        <w:t>簡易パターンの導入では、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Pr>
          <w:rFonts w:hint="eastAsia"/>
          <w:lang w:val="ja-JP"/>
        </w:rPr>
        <w:t>のデータ提供者の範囲のうち横断検索</w:t>
      </w:r>
      <w:r w:rsidR="00A6308C">
        <w:rPr>
          <w:rFonts w:hint="eastAsia"/>
          <w:lang w:val="ja-JP"/>
        </w:rPr>
        <w:t>データ</w:t>
      </w:r>
      <w:r>
        <w:rPr>
          <w:rFonts w:hint="eastAsia"/>
          <w:lang w:val="ja-JP"/>
        </w:rPr>
        <w:t>カタログ</w:t>
      </w:r>
      <w:r w:rsidR="00A6308C">
        <w:rPr>
          <w:rFonts w:hint="eastAsia"/>
          <w:lang w:val="ja-JP"/>
        </w:rPr>
        <w:t>と</w:t>
      </w:r>
      <w:r>
        <w:rPr>
          <w:rFonts w:hint="eastAsia"/>
          <w:lang w:val="ja-JP"/>
        </w:rPr>
        <w:t>データ管理のみを実施すれば利用可能。データ提供時にコネクタは介さず、直接データ管理のサーバにアクセスするため、コネクタは不要にな</w:t>
      </w:r>
      <w:r w:rsidR="0008597B">
        <w:rPr>
          <w:rFonts w:hint="eastAsia"/>
          <w:lang w:val="ja-JP"/>
        </w:rPr>
        <w:t>る</w:t>
      </w:r>
      <w:r>
        <w:rPr>
          <w:rFonts w:hint="eastAsia"/>
          <w:lang w:val="ja-JP"/>
        </w:rPr>
        <w:t>。</w:t>
      </w:r>
    </w:p>
    <w:p w14:paraId="1C6D74D1" w14:textId="77777777" w:rsidR="00014592" w:rsidRPr="001723DA" w:rsidRDefault="00014592" w:rsidP="00014592">
      <w:pPr>
        <w:ind w:firstLineChars="67" w:firstLine="141"/>
        <w:rPr>
          <w:lang w:val="ja-JP"/>
        </w:rPr>
      </w:pPr>
    </w:p>
    <w:p w14:paraId="6E0C4C13" w14:textId="77777777" w:rsidR="005E42EC" w:rsidRPr="00044D64" w:rsidRDefault="005E42EC" w:rsidP="00C72D46">
      <w:pPr>
        <w:pStyle w:val="3"/>
        <w:rPr>
          <w:lang w:val="ja-JP"/>
        </w:rPr>
      </w:pPr>
      <w:bookmarkStart w:id="50" w:name="_Toc115972287"/>
      <w:r w:rsidRPr="00044D64">
        <w:rPr>
          <w:rStyle w:val="50"/>
          <w:rFonts w:hint="eastAsia"/>
        </w:rPr>
        <w:t>市場利用パターン</w:t>
      </w:r>
      <w:bookmarkEnd w:id="50"/>
    </w:p>
    <w:p w14:paraId="594BC9B8" w14:textId="0038762D" w:rsidR="0008597B" w:rsidRDefault="005E42EC" w:rsidP="00014592">
      <w:pPr>
        <w:widowControl/>
        <w:ind w:firstLineChars="67" w:firstLine="141"/>
        <w:jc w:val="left"/>
        <w:rPr>
          <w:lang w:val="ja-JP"/>
        </w:rPr>
      </w:pPr>
      <w:r>
        <w:rPr>
          <w:rFonts w:hint="eastAsia"/>
          <w:lang w:val="ja-JP"/>
        </w:rPr>
        <w:t>市場利用パターンの導入では、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Pr>
          <w:rFonts w:hint="eastAsia"/>
          <w:lang w:val="ja-JP"/>
        </w:rPr>
        <w:t>のデータ提供者の範囲にある全ての機能の導入及び全ての設定を実施する必要があ</w:t>
      </w:r>
      <w:r w:rsidR="0008597B">
        <w:rPr>
          <w:rFonts w:hint="eastAsia"/>
          <w:lang w:val="ja-JP"/>
        </w:rPr>
        <w:t>る</w:t>
      </w:r>
      <w:r>
        <w:rPr>
          <w:rFonts w:hint="eastAsia"/>
          <w:lang w:val="ja-JP"/>
        </w:rPr>
        <w:t>。また、</w:t>
      </w:r>
      <w:r w:rsidR="00A6308C">
        <w:rPr>
          <w:rFonts w:hint="eastAsia"/>
          <w:lang w:val="ja-JP"/>
        </w:rPr>
        <w:t>支援サービス群のデータカタログ作成ツール（サービス）を利用する場合や、データカタログ横断検索に自分のデータカタログをクローリングすてもらうための場合は、</w:t>
      </w:r>
      <w:r w:rsidR="00A6308C">
        <w:rPr>
          <w:rFonts w:hint="eastAsia"/>
          <w:lang w:val="ja-JP"/>
        </w:rPr>
        <w:t>CADDE</w:t>
      </w:r>
      <w:r w:rsidR="00A6308C">
        <w:rPr>
          <w:rFonts w:hint="eastAsia"/>
          <w:lang w:val="ja-JP"/>
        </w:rPr>
        <w:t>運用者へ申請が必要になる。</w:t>
      </w:r>
    </w:p>
    <w:p w14:paraId="10DC60FD" w14:textId="77777777" w:rsidR="00A6308C" w:rsidRDefault="00A6308C" w:rsidP="00364B10">
      <w:pPr>
        <w:widowControl/>
        <w:jc w:val="left"/>
        <w:rPr>
          <w:lang w:val="ja-JP"/>
        </w:rPr>
      </w:pPr>
    </w:p>
    <w:p w14:paraId="7C37BCC7" w14:textId="0223916C" w:rsidR="0008597B" w:rsidRDefault="00014592" w:rsidP="00014592">
      <w:pPr>
        <w:pStyle w:val="2"/>
      </w:pPr>
      <w:bookmarkStart w:id="51" w:name="_Toc110011476"/>
      <w:bookmarkStart w:id="52" w:name="_Toc115972288"/>
      <w:r>
        <w:rPr>
          <w:rFonts w:hint="eastAsia"/>
        </w:rPr>
        <w:t>データ</w:t>
      </w:r>
      <w:r w:rsidR="0008597B">
        <w:rPr>
          <w:rFonts w:hint="eastAsia"/>
        </w:rPr>
        <w:t>利用者の導入作業概要</w:t>
      </w:r>
      <w:bookmarkEnd w:id="51"/>
      <w:bookmarkEnd w:id="52"/>
    </w:p>
    <w:p w14:paraId="76175818" w14:textId="22088CE7" w:rsidR="00014592" w:rsidRPr="007115E9" w:rsidRDefault="00014592" w:rsidP="007115E9">
      <w:pPr>
        <w:rPr>
          <w:lang w:val="ja-JP"/>
        </w:rPr>
      </w:pPr>
      <w:r>
        <w:rPr>
          <w:rFonts w:hint="eastAsia"/>
        </w:rPr>
        <w:t xml:space="preserve">　本節では、データ利用者視点での、システム導入パターン別の導入作業の概要を示す。</w:t>
      </w:r>
      <w:r w:rsidR="00AC439A">
        <w:rPr>
          <w:rFonts w:hint="eastAsia"/>
        </w:rPr>
        <w:t>作業の詳細は</w:t>
      </w:r>
      <w:r w:rsidR="007115E9">
        <w:rPr>
          <w:rFonts w:hint="eastAsia"/>
          <w:lang w:val="ja-JP"/>
        </w:rPr>
        <w:t>CADDE4.0</w:t>
      </w:r>
      <w:r w:rsidR="007115E9" w:rsidRPr="00EA745A">
        <w:rPr>
          <w:rFonts w:hint="eastAsia"/>
          <w:lang w:val="ja-JP"/>
        </w:rPr>
        <w:t>導入ガイドライン</w:t>
      </w:r>
      <w:r w:rsidR="007115E9">
        <w:rPr>
          <w:rFonts w:hint="eastAsia"/>
          <w:lang w:val="ja-JP"/>
        </w:rPr>
        <w:t>【</w:t>
      </w:r>
      <w:r w:rsidR="007115E9" w:rsidRPr="00E16E44">
        <w:rPr>
          <w:rFonts w:hint="eastAsia"/>
          <w:lang w:val="ja-JP"/>
        </w:rPr>
        <w:t>第</w:t>
      </w:r>
      <w:r w:rsidR="007115E9">
        <w:rPr>
          <w:rFonts w:hint="eastAsia"/>
          <w:lang w:val="ja-JP"/>
        </w:rPr>
        <w:t>3</w:t>
      </w:r>
      <w:r w:rsidR="007115E9" w:rsidRPr="00E16E44">
        <w:rPr>
          <w:rFonts w:hint="eastAsia"/>
          <w:lang w:val="ja-JP"/>
        </w:rPr>
        <w:t>編</w:t>
      </w:r>
      <w:r w:rsidR="007115E9">
        <w:rPr>
          <w:rFonts w:hint="eastAsia"/>
          <w:lang w:val="ja-JP"/>
        </w:rPr>
        <w:t>】</w:t>
      </w:r>
      <w:r w:rsidR="007115E9">
        <w:rPr>
          <w:rFonts w:ascii="ＭＳ 明朝" w:eastAsia="ＭＳ 明朝" w:hAnsi="ＭＳ 明朝" w:cs="ＭＳ 明朝" w:hint="eastAsia"/>
          <w:lang w:val="ja-JP"/>
        </w:rPr>
        <w:t>データ利用者</w:t>
      </w:r>
      <w:r w:rsidR="00197042">
        <w:rPr>
          <w:rFonts w:ascii="ＭＳ 明朝" w:eastAsia="ＭＳ 明朝" w:hAnsi="ＭＳ 明朝" w:cs="ＭＳ 明朝" w:hint="eastAsia"/>
          <w:lang w:val="ja-JP"/>
        </w:rPr>
        <w:t>環境導入編</w:t>
      </w:r>
      <w:r w:rsidR="007115E9">
        <w:rPr>
          <w:rFonts w:ascii="ＭＳ 明朝" w:eastAsia="ＭＳ 明朝" w:hAnsi="ＭＳ 明朝" w:cs="ＭＳ 明朝" w:hint="eastAsia"/>
          <w:lang w:val="ja-JP"/>
        </w:rPr>
        <w:t>を参照。</w:t>
      </w:r>
    </w:p>
    <w:p w14:paraId="5FDB2B41" w14:textId="77777777" w:rsidR="00014592" w:rsidRPr="00014592" w:rsidRDefault="00014592" w:rsidP="00014592"/>
    <w:p w14:paraId="01521A3B" w14:textId="77777777" w:rsidR="0008597B" w:rsidRPr="0008597B" w:rsidRDefault="0008597B" w:rsidP="00C72D46">
      <w:pPr>
        <w:pStyle w:val="3"/>
        <w:rPr>
          <w:lang w:val="ja-JP"/>
        </w:rPr>
      </w:pPr>
      <w:bookmarkStart w:id="53" w:name="_Toc115972289"/>
      <w:r w:rsidRPr="0008597B">
        <w:rPr>
          <w:rFonts w:hint="eastAsia"/>
          <w:lang w:val="ja-JP"/>
        </w:rPr>
        <w:t>基本パターン</w:t>
      </w:r>
      <w:bookmarkEnd w:id="53"/>
    </w:p>
    <w:p w14:paraId="45C4E754" w14:textId="037DE137" w:rsidR="0008597B" w:rsidRDefault="0008597B" w:rsidP="00014592">
      <w:pPr>
        <w:ind w:firstLineChars="67" w:firstLine="141"/>
        <w:rPr>
          <w:lang w:val="ja-JP"/>
        </w:rPr>
      </w:pPr>
      <w:r>
        <w:rPr>
          <w:rFonts w:hint="eastAsia"/>
          <w:lang w:val="ja-JP"/>
        </w:rPr>
        <w:t>基本パターンの導入では、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Pr>
          <w:rFonts w:hint="eastAsia"/>
          <w:lang w:val="ja-JP"/>
        </w:rPr>
        <w:t>のデータ利用者</w:t>
      </w:r>
      <w:r w:rsidR="00482B42">
        <w:rPr>
          <w:rFonts w:hint="eastAsia"/>
          <w:lang w:val="ja-JP"/>
        </w:rPr>
        <w:t>環境</w:t>
      </w:r>
      <w:r>
        <w:rPr>
          <w:rFonts w:hint="eastAsia"/>
          <w:lang w:val="ja-JP"/>
        </w:rPr>
        <w:t>範囲のうち、</w:t>
      </w:r>
      <w:r w:rsidR="00482B42">
        <w:rPr>
          <w:rFonts w:hint="eastAsia"/>
          <w:lang w:val="ja-JP"/>
        </w:rPr>
        <w:t>データ取引市場の</w:t>
      </w:r>
      <w:r>
        <w:rPr>
          <w:rFonts w:hint="eastAsia"/>
          <w:lang w:val="ja-JP"/>
        </w:rPr>
        <w:t>「契約管理との接続設定」以外の設定を行い、</w:t>
      </w:r>
      <w:r>
        <w:rPr>
          <w:rFonts w:hint="eastAsia"/>
          <w:lang w:val="ja-JP"/>
        </w:rPr>
        <w:t>CADDE</w:t>
      </w:r>
      <w:r w:rsidR="00482B42">
        <w:rPr>
          <w:rFonts w:hint="eastAsia"/>
          <w:lang w:val="ja-JP"/>
        </w:rPr>
        <w:t>利用者</w:t>
      </w:r>
      <w:r>
        <w:rPr>
          <w:rFonts w:hint="eastAsia"/>
          <w:lang w:val="ja-JP"/>
        </w:rPr>
        <w:t>コネクタ</w:t>
      </w:r>
      <w:r w:rsidR="00482B42">
        <w:rPr>
          <w:rFonts w:hint="eastAsia"/>
          <w:lang w:val="ja-JP"/>
        </w:rPr>
        <w:t>を</w:t>
      </w:r>
      <w:r>
        <w:rPr>
          <w:rFonts w:hint="eastAsia"/>
          <w:lang w:val="ja-JP"/>
        </w:rPr>
        <w:t>インストールする必要があ</w:t>
      </w:r>
      <w:r w:rsidR="00482B42">
        <w:rPr>
          <w:rFonts w:hint="eastAsia"/>
          <w:lang w:val="ja-JP"/>
        </w:rPr>
        <w:t>る</w:t>
      </w:r>
      <w:r>
        <w:rPr>
          <w:rFonts w:hint="eastAsia"/>
          <w:lang w:val="ja-JP"/>
        </w:rPr>
        <w:t>。</w:t>
      </w:r>
      <w:r w:rsidR="00482B42">
        <w:rPr>
          <w:rFonts w:hint="eastAsia"/>
          <w:lang w:val="ja-JP"/>
        </w:rPr>
        <w:t>「</w:t>
      </w:r>
      <w:r w:rsidR="008F668E">
        <w:rPr>
          <w:rFonts w:hint="eastAsia"/>
          <w:lang w:val="ja-JP"/>
        </w:rPr>
        <w:t>IdP</w:t>
      </w:r>
      <w:r w:rsidR="00482B42">
        <w:rPr>
          <w:rFonts w:hint="eastAsia"/>
          <w:lang w:val="ja-JP"/>
        </w:rPr>
        <w:t>との接続設定」と</w:t>
      </w:r>
      <w:r>
        <w:rPr>
          <w:rFonts w:hint="eastAsia"/>
          <w:lang w:val="ja-JP"/>
        </w:rPr>
        <w:t>「来歴管理との接続設定」</w:t>
      </w:r>
      <w:r w:rsidR="00482B42">
        <w:rPr>
          <w:rFonts w:hint="eastAsia"/>
          <w:lang w:val="ja-JP"/>
        </w:rPr>
        <w:t>を行う</w:t>
      </w:r>
      <w:r>
        <w:rPr>
          <w:rFonts w:hint="eastAsia"/>
          <w:lang w:val="ja-JP"/>
        </w:rPr>
        <w:t>。データ取得</w:t>
      </w:r>
      <w:r>
        <w:rPr>
          <w:rFonts w:hint="eastAsia"/>
          <w:lang w:val="ja-JP"/>
        </w:rPr>
        <w:t>AP</w:t>
      </w:r>
      <w:r>
        <w:rPr>
          <w:rFonts w:hint="eastAsia"/>
          <w:lang w:val="ja-JP"/>
        </w:rPr>
        <w:t>については</w:t>
      </w:r>
      <w:r w:rsidR="00482B42">
        <w:rPr>
          <w:rFonts w:hint="eastAsia"/>
          <w:lang w:val="ja-JP"/>
        </w:rPr>
        <w:t>、</w:t>
      </w:r>
      <w:r w:rsidR="00482B42">
        <w:rPr>
          <w:rFonts w:hint="eastAsia"/>
          <w:lang w:val="ja-JP"/>
        </w:rPr>
        <w:t>IdP</w:t>
      </w:r>
      <w:r w:rsidR="00482B42">
        <w:rPr>
          <w:rFonts w:hint="eastAsia"/>
          <w:lang w:val="ja-JP"/>
        </w:rPr>
        <w:t>に認証処理を実施し、利用者</w:t>
      </w:r>
      <w:r>
        <w:rPr>
          <w:rFonts w:hint="eastAsia"/>
          <w:lang w:val="ja-JP"/>
        </w:rPr>
        <w:t>コネクタ</w:t>
      </w:r>
      <w:r w:rsidR="00482B42">
        <w:rPr>
          <w:rFonts w:hint="eastAsia"/>
          <w:lang w:val="ja-JP"/>
        </w:rPr>
        <w:t>の</w:t>
      </w:r>
      <w:r w:rsidR="00482B42">
        <w:rPr>
          <w:rFonts w:hint="eastAsia"/>
          <w:lang w:val="ja-JP"/>
        </w:rPr>
        <w:t>API</w:t>
      </w:r>
      <w:r w:rsidR="00482B42">
        <w:rPr>
          <w:rFonts w:hint="eastAsia"/>
          <w:lang w:val="ja-JP"/>
        </w:rPr>
        <w:t>を呼び出しデータカタログやデータを取得するアプリである。導入ガイドの第３編で提供する基本シナリオのサンプルを利用するか、</w:t>
      </w:r>
      <w:r w:rsidR="00482B42">
        <w:rPr>
          <w:rFonts w:hint="eastAsia"/>
          <w:lang w:val="ja-JP"/>
        </w:rPr>
        <w:t>WebAP</w:t>
      </w:r>
      <w:r w:rsidR="00482B42">
        <w:rPr>
          <w:rFonts w:hint="eastAsia"/>
          <w:lang w:val="ja-JP"/>
        </w:rPr>
        <w:t>など</w:t>
      </w:r>
      <w:r>
        <w:rPr>
          <w:rFonts w:hint="eastAsia"/>
          <w:lang w:val="ja-JP"/>
        </w:rPr>
        <w:t>自作</w:t>
      </w:r>
      <w:r w:rsidR="00482B42">
        <w:rPr>
          <w:rFonts w:hint="eastAsia"/>
          <w:lang w:val="ja-JP"/>
        </w:rPr>
        <w:t>して利用する</w:t>
      </w:r>
      <w:r>
        <w:rPr>
          <w:rFonts w:hint="eastAsia"/>
          <w:lang w:val="ja-JP"/>
        </w:rPr>
        <w:t>。</w:t>
      </w:r>
    </w:p>
    <w:p w14:paraId="454E2413" w14:textId="77777777" w:rsidR="00014592" w:rsidRPr="00E42E95" w:rsidRDefault="00014592" w:rsidP="0008597B">
      <w:pPr>
        <w:rPr>
          <w:b/>
          <w:bCs/>
          <w:lang w:val="ja-JP"/>
        </w:rPr>
      </w:pPr>
    </w:p>
    <w:p w14:paraId="2DEB6D91" w14:textId="77777777" w:rsidR="0008597B" w:rsidRPr="00754451" w:rsidRDefault="0008597B" w:rsidP="00C72D46">
      <w:pPr>
        <w:pStyle w:val="3"/>
        <w:rPr>
          <w:lang w:val="ja-JP"/>
        </w:rPr>
      </w:pPr>
      <w:bookmarkStart w:id="54" w:name="_Toc115972290"/>
      <w:r w:rsidRPr="00754451">
        <w:rPr>
          <w:rFonts w:hint="eastAsia"/>
          <w:lang w:val="ja-JP"/>
        </w:rPr>
        <w:t>簡易パターン</w:t>
      </w:r>
      <w:bookmarkEnd w:id="54"/>
    </w:p>
    <w:p w14:paraId="3BD70FC5" w14:textId="49CDAE78" w:rsidR="0008597B" w:rsidRDefault="00364B10" w:rsidP="00014592">
      <w:pPr>
        <w:ind w:firstLineChars="67" w:firstLine="141"/>
        <w:rPr>
          <w:lang w:val="ja-JP"/>
        </w:rPr>
      </w:pPr>
      <w:r>
        <w:rPr>
          <w:rFonts w:hint="eastAsia"/>
          <w:lang w:val="ja-JP"/>
        </w:rPr>
        <w:t>簡易</w:t>
      </w:r>
      <w:r w:rsidR="0008597B">
        <w:rPr>
          <w:rFonts w:hint="eastAsia"/>
          <w:lang w:val="ja-JP"/>
        </w:rPr>
        <w:t>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Pr>
          <w:rFonts w:hint="eastAsia"/>
          <w:lang w:val="ja-JP"/>
        </w:rPr>
        <w:t>のデータ利用者環境範囲のうち、</w:t>
      </w:r>
      <w:r>
        <w:rPr>
          <w:rFonts w:hint="eastAsia"/>
          <w:lang w:val="ja-JP"/>
        </w:rPr>
        <w:t>CADDE</w:t>
      </w:r>
      <w:r>
        <w:rPr>
          <w:rFonts w:hint="eastAsia"/>
          <w:lang w:val="ja-JP"/>
        </w:rPr>
        <w:t>利用者コネクタをインストールする必要がある。</w:t>
      </w:r>
      <w:r w:rsidR="008F668E">
        <w:rPr>
          <w:rFonts w:hint="eastAsia"/>
          <w:lang w:val="ja-JP"/>
        </w:rPr>
        <w:t>「</w:t>
      </w:r>
      <w:r w:rsidR="008F668E">
        <w:rPr>
          <w:rFonts w:hint="eastAsia"/>
          <w:lang w:val="ja-JP"/>
        </w:rPr>
        <w:t>IdP</w:t>
      </w:r>
      <w:r>
        <w:rPr>
          <w:rFonts w:hint="eastAsia"/>
          <w:lang w:val="ja-JP"/>
        </w:rPr>
        <w:t>との接続設定」と「来歴管理との接続設定」は必要ない。データ取得</w:t>
      </w:r>
      <w:r>
        <w:rPr>
          <w:rFonts w:hint="eastAsia"/>
          <w:lang w:val="ja-JP"/>
        </w:rPr>
        <w:t>AP</w:t>
      </w:r>
      <w:r>
        <w:rPr>
          <w:rFonts w:hint="eastAsia"/>
          <w:lang w:val="ja-JP"/>
        </w:rPr>
        <w:t>については、</w:t>
      </w:r>
      <w:r>
        <w:rPr>
          <w:rFonts w:hint="eastAsia"/>
          <w:lang w:val="ja-JP"/>
        </w:rPr>
        <w:t>IdP</w:t>
      </w:r>
      <w:r>
        <w:rPr>
          <w:rFonts w:hint="eastAsia"/>
          <w:lang w:val="ja-JP"/>
        </w:rPr>
        <w:t>に認証処理を実施し、利用者コネクタの</w:t>
      </w:r>
      <w:r>
        <w:rPr>
          <w:rFonts w:hint="eastAsia"/>
          <w:lang w:val="ja-JP"/>
        </w:rPr>
        <w:t>API</w:t>
      </w:r>
      <w:r>
        <w:rPr>
          <w:rFonts w:hint="eastAsia"/>
          <w:lang w:val="ja-JP"/>
        </w:rPr>
        <w:t>を呼び出しデータカタログやデータを取得するアプリである。導入ガイドの第</w:t>
      </w:r>
      <w:r w:rsidR="0081471B">
        <w:rPr>
          <w:rFonts w:hint="eastAsia"/>
          <w:lang w:val="ja-JP"/>
        </w:rPr>
        <w:t>3</w:t>
      </w:r>
      <w:r>
        <w:rPr>
          <w:rFonts w:hint="eastAsia"/>
          <w:lang w:val="ja-JP"/>
        </w:rPr>
        <w:t>編で提供する基本シナリオのサンプルを利用するか、</w:t>
      </w:r>
      <w:r>
        <w:rPr>
          <w:rFonts w:hint="eastAsia"/>
          <w:lang w:val="ja-JP"/>
        </w:rPr>
        <w:t>WebAP</w:t>
      </w:r>
      <w:r>
        <w:rPr>
          <w:rFonts w:hint="eastAsia"/>
          <w:lang w:val="ja-JP"/>
        </w:rPr>
        <w:t>など自作して利用する。</w:t>
      </w:r>
    </w:p>
    <w:p w14:paraId="3C98C8CA" w14:textId="77777777" w:rsidR="00014592" w:rsidRPr="00E42E95" w:rsidRDefault="00014592" w:rsidP="0008597B">
      <w:pPr>
        <w:rPr>
          <w:b/>
          <w:bCs/>
          <w:lang w:val="ja-JP"/>
        </w:rPr>
      </w:pPr>
    </w:p>
    <w:p w14:paraId="4484C5F8" w14:textId="77777777" w:rsidR="0008597B" w:rsidRDefault="0008597B" w:rsidP="00C72D46">
      <w:pPr>
        <w:pStyle w:val="3"/>
        <w:rPr>
          <w:lang w:val="ja-JP"/>
        </w:rPr>
      </w:pPr>
      <w:bookmarkStart w:id="55" w:name="_Toc115972291"/>
      <w:r w:rsidRPr="00754451">
        <w:rPr>
          <w:rFonts w:hint="eastAsia"/>
          <w:lang w:val="ja-JP"/>
        </w:rPr>
        <w:t>市場利用パターン</w:t>
      </w:r>
      <w:bookmarkEnd w:id="55"/>
    </w:p>
    <w:p w14:paraId="721EBE61" w14:textId="2186C099" w:rsidR="00364B10" w:rsidRDefault="0008597B" w:rsidP="00364B10">
      <w:pPr>
        <w:ind w:firstLineChars="67" w:firstLine="141"/>
        <w:rPr>
          <w:lang w:val="ja-JP"/>
        </w:rPr>
      </w:pPr>
      <w:r>
        <w:rPr>
          <w:rFonts w:hint="eastAsia"/>
          <w:lang w:val="ja-JP"/>
        </w:rPr>
        <w:t>市場利用パターンの導入では、</w:t>
      </w:r>
      <w:r w:rsidR="00F81AD6">
        <w:rPr>
          <w:lang w:val="ja-JP"/>
        </w:rPr>
        <w:fldChar w:fldCharType="begin"/>
      </w:r>
      <w:r w:rsidR="00F81AD6">
        <w:rPr>
          <w:lang w:val="ja-JP"/>
        </w:rPr>
        <w:instrText xml:space="preserve"> </w:instrText>
      </w:r>
      <w:r w:rsidR="00F81AD6">
        <w:rPr>
          <w:rFonts w:hint="eastAsia"/>
          <w:lang w:val="ja-JP"/>
        </w:rPr>
        <w:instrText>REF _Ref112088698 \h</w:instrText>
      </w:r>
      <w:r w:rsidR="00F81AD6">
        <w:rPr>
          <w:lang w:val="ja-JP"/>
        </w:rPr>
        <w:instrText xml:space="preserve"> </w:instrText>
      </w:r>
      <w:r w:rsidR="00F81AD6">
        <w:rPr>
          <w:lang w:val="ja-JP"/>
        </w:rPr>
      </w:r>
      <w:r w:rsidR="00F81AD6">
        <w:rPr>
          <w:lang w:val="ja-JP"/>
        </w:rPr>
        <w:fldChar w:fldCharType="separate"/>
      </w:r>
      <w:r w:rsidR="00F81AD6">
        <w:rPr>
          <w:rFonts w:hint="eastAsia"/>
        </w:rPr>
        <w:t>図</w:t>
      </w:r>
      <w:r w:rsidR="00F81AD6">
        <w:rPr>
          <w:rFonts w:hint="eastAsia"/>
        </w:rPr>
        <w:t xml:space="preserve"> </w:t>
      </w:r>
      <w:r w:rsidR="00F81AD6">
        <w:rPr>
          <w:noProof/>
        </w:rPr>
        <w:t>1.3</w:t>
      </w:r>
      <w:r w:rsidR="00F81AD6">
        <w:noBreakHyphen/>
      </w:r>
      <w:r w:rsidR="00F81AD6">
        <w:rPr>
          <w:noProof/>
        </w:rPr>
        <w:t>1</w:t>
      </w:r>
      <w:r w:rsidR="00F81AD6">
        <w:rPr>
          <w:lang w:val="ja-JP"/>
        </w:rPr>
        <w:fldChar w:fldCharType="end"/>
      </w:r>
      <w:r w:rsidR="00364B10">
        <w:rPr>
          <w:rFonts w:hint="eastAsia"/>
          <w:lang w:val="ja-JP"/>
        </w:rPr>
        <w:t>のデータ利用者環境範囲のすべての導入と設定が必要</w:t>
      </w:r>
      <w:r w:rsidR="00197457">
        <w:rPr>
          <w:rFonts w:hint="eastAsia"/>
          <w:lang w:val="ja-JP"/>
        </w:rPr>
        <w:t>になる</w:t>
      </w:r>
      <w:r w:rsidR="00364B10">
        <w:rPr>
          <w:rFonts w:hint="eastAsia"/>
          <w:lang w:val="ja-JP"/>
        </w:rPr>
        <w:t>。</w:t>
      </w:r>
      <w:r w:rsidR="00364B10">
        <w:rPr>
          <w:rFonts w:hint="eastAsia"/>
          <w:lang w:val="ja-JP"/>
        </w:rPr>
        <w:t>CADDE</w:t>
      </w:r>
      <w:r w:rsidR="00364B10">
        <w:rPr>
          <w:rFonts w:hint="eastAsia"/>
          <w:lang w:val="ja-JP"/>
        </w:rPr>
        <w:t>利用者コネクタをインストールし、「</w:t>
      </w:r>
      <w:r w:rsidR="008F668E">
        <w:rPr>
          <w:rFonts w:hint="eastAsia"/>
          <w:lang w:val="ja-JP"/>
        </w:rPr>
        <w:t>IdP</w:t>
      </w:r>
      <w:r w:rsidR="00364B10">
        <w:rPr>
          <w:rFonts w:hint="eastAsia"/>
          <w:lang w:val="ja-JP"/>
        </w:rPr>
        <w:t>との接続設定」と「来歴管理との接続設定」、「データ引市場との接続する「契約管理との接続設定」の設定」を行う。</w:t>
      </w:r>
    </w:p>
    <w:p w14:paraId="34AB86EC" w14:textId="09A985A9" w:rsidR="0008597B" w:rsidRPr="00035CF0" w:rsidRDefault="00364B10" w:rsidP="00014592">
      <w:pPr>
        <w:ind w:firstLineChars="67" w:firstLine="141"/>
        <w:rPr>
          <w:lang w:val="ja-JP"/>
        </w:rPr>
      </w:pPr>
      <w:r>
        <w:rPr>
          <w:rFonts w:hint="eastAsia"/>
          <w:lang w:val="ja-JP"/>
        </w:rPr>
        <w:t>データ取得</w:t>
      </w:r>
      <w:r>
        <w:rPr>
          <w:rFonts w:hint="eastAsia"/>
          <w:lang w:val="ja-JP"/>
        </w:rPr>
        <w:t>AP</w:t>
      </w:r>
      <w:r>
        <w:rPr>
          <w:rFonts w:hint="eastAsia"/>
          <w:lang w:val="ja-JP"/>
        </w:rPr>
        <w:t>については、</w:t>
      </w:r>
      <w:r>
        <w:rPr>
          <w:rFonts w:hint="eastAsia"/>
          <w:lang w:val="ja-JP"/>
        </w:rPr>
        <w:t>IdP</w:t>
      </w:r>
      <w:r>
        <w:rPr>
          <w:rFonts w:hint="eastAsia"/>
          <w:lang w:val="ja-JP"/>
        </w:rPr>
        <w:t>に認証処理を実施し、利用者コネクタの</w:t>
      </w:r>
      <w:r>
        <w:rPr>
          <w:rFonts w:hint="eastAsia"/>
          <w:lang w:val="ja-JP"/>
        </w:rPr>
        <w:t>API</w:t>
      </w:r>
      <w:r>
        <w:rPr>
          <w:rFonts w:hint="eastAsia"/>
          <w:lang w:val="ja-JP"/>
        </w:rPr>
        <w:t>を呼び出しデータカタログやデータを取得するアプリである。導入ガイドの第</w:t>
      </w:r>
      <w:r w:rsidR="0081471B">
        <w:rPr>
          <w:rFonts w:hint="eastAsia"/>
          <w:lang w:val="ja-JP"/>
        </w:rPr>
        <w:t>3</w:t>
      </w:r>
      <w:r>
        <w:rPr>
          <w:rFonts w:hint="eastAsia"/>
          <w:lang w:val="ja-JP"/>
        </w:rPr>
        <w:t>編で提供する基本シナリオのサンプルを利用するか、</w:t>
      </w:r>
      <w:r>
        <w:rPr>
          <w:rFonts w:hint="eastAsia"/>
          <w:lang w:val="ja-JP"/>
        </w:rPr>
        <w:t>WebAP</w:t>
      </w:r>
      <w:r>
        <w:rPr>
          <w:rFonts w:hint="eastAsia"/>
          <w:lang w:val="ja-JP"/>
        </w:rPr>
        <w:t>など自作して利用する。</w:t>
      </w:r>
    </w:p>
    <w:p w14:paraId="75253F93" w14:textId="54977CAB" w:rsidR="0008597B" w:rsidRDefault="0008597B">
      <w:pPr>
        <w:widowControl/>
        <w:jc w:val="left"/>
        <w:rPr>
          <w:lang w:val="ja-JP"/>
        </w:rPr>
      </w:pPr>
    </w:p>
    <w:sectPr w:rsidR="0008597B" w:rsidSect="00945A9B">
      <w:headerReference w:type="default" r:id="rId33"/>
      <w:pgSz w:w="11906" w:h="16838"/>
      <w:pgMar w:top="1440" w:right="1080" w:bottom="1440" w:left="108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兼清森吾 / Kanekiyo，Shingo" w:date="2022-08-25T14:10:00Z" w:initials="兼清森吾">
    <w:p w14:paraId="547EB379" w14:textId="77777777" w:rsidR="00F2144A" w:rsidRDefault="00F2144A" w:rsidP="00B24B76">
      <w:pPr>
        <w:pStyle w:val="af2"/>
      </w:pPr>
      <w:r>
        <w:rPr>
          <w:rStyle w:val="af1"/>
        </w:rPr>
        <w:annotationRef/>
      </w:r>
      <w:r>
        <w:rPr>
          <w:rFonts w:hint="eastAsia"/>
        </w:rPr>
        <w:t>図の差替え</w:t>
      </w:r>
    </w:p>
  </w:comment>
  <w:comment w:id="44" w:author="兼清森吾 / Kanekiyo，Shingo" w:date="2022-08-23T11:23:00Z" w:initials="兼清森吾">
    <w:p w14:paraId="02BE8124" w14:textId="77777777" w:rsidR="00814568" w:rsidRDefault="0014447A" w:rsidP="00E652A1">
      <w:pPr>
        <w:pStyle w:val="af2"/>
      </w:pPr>
      <w:r>
        <w:rPr>
          <w:rStyle w:val="af1"/>
        </w:rPr>
        <w:annotationRef/>
      </w:r>
      <w:r w:rsidR="00814568">
        <w:rPr>
          <w:rFonts w:hint="eastAsia"/>
        </w:rPr>
        <w:t>図</w:t>
      </w:r>
      <w:r w:rsidR="00814568">
        <w:rPr>
          <w:rFonts w:hint="eastAsia"/>
        </w:rPr>
        <w:t>3.1-1</w:t>
      </w:r>
      <w:r w:rsidR="00814568">
        <w:rPr>
          <w:rFonts w:hint="eastAsia"/>
        </w:rPr>
        <w:t>について</w:t>
      </w:r>
      <w:r w:rsidR="00814568">
        <w:rPr>
          <w:rFonts w:hint="eastAsia"/>
        </w:rPr>
        <w:t>2</w:t>
      </w:r>
      <w:r w:rsidR="00814568">
        <w:rPr>
          <w:rFonts w:hint="eastAsia"/>
        </w:rPr>
        <w:t>編に合わせてなおす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7EB379" w15:done="1"/>
  <w15:commentEx w15:paraId="02BE812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20163" w16cex:dateUtc="2022-08-25T05:10:00Z"/>
  <w16cex:commentExtensible w16cex:durableId="26AF371D" w16cex:dateUtc="2022-08-23T02: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EB379" w16cid:durableId="26B20163"/>
  <w16cid:commentId w16cid:paraId="02BE8124" w16cid:durableId="26AF37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813681" w14:textId="77777777" w:rsidR="00D23843" w:rsidRDefault="00D23843" w:rsidP="00057224">
      <w:r>
        <w:separator/>
      </w:r>
    </w:p>
  </w:endnote>
  <w:endnote w:type="continuationSeparator" w:id="0">
    <w:p w14:paraId="4BCA2964" w14:textId="77777777" w:rsidR="00D23843" w:rsidRDefault="00D23843" w:rsidP="00057224">
      <w:r>
        <w:continuationSeparator/>
      </w:r>
    </w:p>
  </w:endnote>
  <w:endnote w:type="continuationNotice" w:id="1">
    <w:p w14:paraId="6E803777" w14:textId="77777777" w:rsidR="00D23843" w:rsidRDefault="00D238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76D22" w14:textId="77777777" w:rsidR="00182EEE" w:rsidRDefault="00182EEE">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AF" w14:textId="77777777" w:rsidR="00182EEE" w:rsidRDefault="00182EEE">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D4E6B" w14:textId="77777777" w:rsidR="00182EEE" w:rsidRDefault="00182EEE">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DC1B5" w14:textId="77777777" w:rsidR="000055BB" w:rsidRPr="003E5D4E" w:rsidRDefault="000055BB" w:rsidP="00BF415E">
    <w:pPr>
      <w:pStyle w:val="a6"/>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D0D4" w14:textId="77777777" w:rsidR="00397C38" w:rsidRPr="003E5D4E" w:rsidRDefault="00397C38" w:rsidP="00BF415E">
    <w:pPr>
      <w:pStyle w:val="a6"/>
      <w:jc w:val="center"/>
    </w:pPr>
    <w:r>
      <w:fldChar w:fldCharType="begin"/>
    </w:r>
    <w:r>
      <w:instrText>PAGE   \* MERGEFORMAT</w:instrText>
    </w:r>
    <w:r>
      <w:fldChar w:fldCharType="separate"/>
    </w:r>
    <w:r w:rsidRPr="000E1DA4">
      <w:rPr>
        <w:rFonts w:hint="eastAsia"/>
        <w:noProof/>
        <w:lang w:val="ja-JP"/>
      </w:rPr>
      <w:t>７</w:t>
    </w:r>
    <w:r w:rsidRPr="000E1DA4">
      <w:rPr>
        <w:rFonts w:hint="eastAsia"/>
        <w:noProof/>
        <w:lang w:val="ja-JP"/>
      </w:rPr>
      <w:t>-</w:t>
    </w:r>
    <w:r w:rsidRPr="000E1DA4">
      <w:rPr>
        <w:rFonts w:hint="eastAsia"/>
        <w:noProof/>
        <w:lang w:val="ja-JP"/>
      </w:rPr>
      <w:t>１</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96914" w14:textId="77777777" w:rsidR="00D23843" w:rsidRDefault="00D23843" w:rsidP="00057224">
      <w:r>
        <w:separator/>
      </w:r>
    </w:p>
  </w:footnote>
  <w:footnote w:type="continuationSeparator" w:id="0">
    <w:p w14:paraId="1E2F216A" w14:textId="77777777" w:rsidR="00D23843" w:rsidRDefault="00D23843" w:rsidP="00057224">
      <w:r>
        <w:continuationSeparator/>
      </w:r>
    </w:p>
  </w:footnote>
  <w:footnote w:type="continuationNotice" w:id="1">
    <w:p w14:paraId="519D4D5F" w14:textId="77777777" w:rsidR="00D23843" w:rsidRDefault="00D238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886D3" w14:textId="77777777" w:rsidR="00182EEE" w:rsidRDefault="00182EEE">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4AAE4" w14:textId="77777777" w:rsidR="00182EEE" w:rsidRDefault="00182EEE">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F2B43" w14:textId="77777777" w:rsidR="00182EEE" w:rsidRDefault="00182EEE">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C29D1" w14:textId="77777777" w:rsidR="000055BB" w:rsidRPr="00246EBC" w:rsidRDefault="000055BB" w:rsidP="002C43AC">
    <w:pPr>
      <w:pStyle w:val="a4"/>
      <w:rPr>
        <w:rFonts w:cs="Meiryo UI"/>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B911" w14:textId="77777777" w:rsidR="00397C38" w:rsidRPr="00246EBC" w:rsidRDefault="00397C38" w:rsidP="002C43AC">
    <w:pPr>
      <w:pStyle w:val="a4"/>
      <w:rPr>
        <w:rFonts w:cs="Meiryo UI"/>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21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078224F"/>
    <w:multiLevelType w:val="hybridMultilevel"/>
    <w:tmpl w:val="B07C2300"/>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141405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19966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21E5E29"/>
    <w:multiLevelType w:val="hybridMultilevel"/>
    <w:tmpl w:val="4A4EF01E"/>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03841DBD"/>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40E3AE9"/>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04D50536"/>
    <w:multiLevelType w:val="hybridMultilevel"/>
    <w:tmpl w:val="2FD8D24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504107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05E83CF9"/>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0602181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06330B1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07E45BF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088B5E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0BC65BFE"/>
    <w:multiLevelType w:val="hybridMultilevel"/>
    <w:tmpl w:val="B3FC537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CD860F6"/>
    <w:multiLevelType w:val="hybridMultilevel"/>
    <w:tmpl w:val="0F9630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DD54870"/>
    <w:multiLevelType w:val="hybridMultilevel"/>
    <w:tmpl w:val="45E6D58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100E202F"/>
    <w:multiLevelType w:val="hybridMultilevel"/>
    <w:tmpl w:val="A154C5A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10EF5379"/>
    <w:multiLevelType w:val="hybridMultilevel"/>
    <w:tmpl w:val="0FC2FF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1210214C"/>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0" w15:restartNumberingAfterBreak="0">
    <w:nsid w:val="13AF658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1" w15:restartNumberingAfterBreak="0">
    <w:nsid w:val="16736A8B"/>
    <w:multiLevelType w:val="hybridMultilevel"/>
    <w:tmpl w:val="592695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18471DCF"/>
    <w:multiLevelType w:val="hybridMultilevel"/>
    <w:tmpl w:val="48845F6C"/>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1A2C3564"/>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1A654CA7"/>
    <w:multiLevelType w:val="hybridMultilevel"/>
    <w:tmpl w:val="B7B090DA"/>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1A6F3A48"/>
    <w:multiLevelType w:val="hybridMultilevel"/>
    <w:tmpl w:val="1FC899E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1D33566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1E2642C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20516F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20941010"/>
    <w:multiLevelType w:val="hybridMultilevel"/>
    <w:tmpl w:val="B586701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1" w15:restartNumberingAfterBreak="0">
    <w:nsid w:val="211258B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21E03998"/>
    <w:multiLevelType w:val="hybridMultilevel"/>
    <w:tmpl w:val="5F20C7D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22E14862"/>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23245C9D"/>
    <w:multiLevelType w:val="hybridMultilevel"/>
    <w:tmpl w:val="75E0874A"/>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234C432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15:restartNumberingAfterBreak="0">
    <w:nsid w:val="23CB5D4F"/>
    <w:multiLevelType w:val="hybridMultilevel"/>
    <w:tmpl w:val="7444D06E"/>
    <w:lvl w:ilvl="0" w:tplc="C9CAF2BC">
      <w:start w:val="1"/>
      <w:numFmt w:val="decimal"/>
      <w:lvlText w:val="%1."/>
      <w:lvlJc w:val="left"/>
      <w:pPr>
        <w:ind w:left="420" w:hanging="420"/>
      </w:pPr>
      <w:rPr>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24993951"/>
    <w:multiLevelType w:val="hybridMultilevel"/>
    <w:tmpl w:val="1862CEF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24DD69E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9" w15:restartNumberingAfterBreak="0">
    <w:nsid w:val="258815DB"/>
    <w:multiLevelType w:val="hybridMultilevel"/>
    <w:tmpl w:val="32868F3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2777379F"/>
    <w:multiLevelType w:val="hybridMultilevel"/>
    <w:tmpl w:val="1FDED4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293B024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15:restartNumberingAfterBreak="0">
    <w:nsid w:val="2A140B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2AB17ABC"/>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2AF523C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2B9E06EB"/>
    <w:multiLevelType w:val="hybridMultilevel"/>
    <w:tmpl w:val="1CCE669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2DF7259B"/>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2E0544AB"/>
    <w:multiLevelType w:val="hybridMultilevel"/>
    <w:tmpl w:val="42D8C29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30E45288"/>
    <w:multiLevelType w:val="hybridMultilevel"/>
    <w:tmpl w:val="D3DAC8D6"/>
    <w:lvl w:ilvl="0" w:tplc="FFFFFFFF">
      <w:numFmt w:val="bullet"/>
      <w:lvlText w:val="・"/>
      <w:lvlJc w:val="left"/>
      <w:pPr>
        <w:ind w:left="420" w:hanging="420"/>
      </w:pPr>
      <w:rPr>
        <w:rFonts w:ascii="游明朝" w:eastAsia="游明朝" w:hAnsi="游明朝" w:cstheme="minorBidi" w:hint="eastAsia"/>
      </w:rPr>
    </w:lvl>
    <w:lvl w:ilvl="1" w:tplc="04090011">
      <w:start w:val="1"/>
      <w:numFmt w:val="decimalEnclosedCircle"/>
      <w:lvlText w:val="%2"/>
      <w:lvlJc w:val="left"/>
      <w:pPr>
        <w:ind w:left="420" w:hanging="420"/>
      </w:pPr>
    </w:lvl>
    <w:lvl w:ilvl="2" w:tplc="FFFFFFFF">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49" w15:restartNumberingAfterBreak="0">
    <w:nsid w:val="31BD5512"/>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329D653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1" w15:restartNumberingAfterBreak="0">
    <w:nsid w:val="33AC7A1A"/>
    <w:multiLevelType w:val="hybridMultilevel"/>
    <w:tmpl w:val="0764F4E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2" w15:restartNumberingAfterBreak="0">
    <w:nsid w:val="33E46FB2"/>
    <w:multiLevelType w:val="hybridMultilevel"/>
    <w:tmpl w:val="AD7296F4"/>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3" w15:restartNumberingAfterBreak="0">
    <w:nsid w:val="346F326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15:restartNumberingAfterBreak="0">
    <w:nsid w:val="34C77C4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5" w15:restartNumberingAfterBreak="0">
    <w:nsid w:val="355E0E5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15:restartNumberingAfterBreak="0">
    <w:nsid w:val="3604733C"/>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7" w15:restartNumberingAfterBreak="0">
    <w:nsid w:val="36A10636"/>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8" w15:restartNumberingAfterBreak="0">
    <w:nsid w:val="37201702"/>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37626DD1"/>
    <w:multiLevelType w:val="hybridMultilevel"/>
    <w:tmpl w:val="6AF4B358"/>
    <w:lvl w:ilvl="0" w:tplc="279839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0" w15:restartNumberingAfterBreak="0">
    <w:nsid w:val="37684CB1"/>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38BB1F9F"/>
    <w:multiLevelType w:val="hybridMultilevel"/>
    <w:tmpl w:val="9F18017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2" w15:restartNumberingAfterBreak="0">
    <w:nsid w:val="393A28AB"/>
    <w:multiLevelType w:val="hybridMultilevel"/>
    <w:tmpl w:val="1B6C4B58"/>
    <w:lvl w:ilvl="0" w:tplc="C644B948">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15:restartNumberingAfterBreak="0">
    <w:nsid w:val="3A12121E"/>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3A6504C9"/>
    <w:multiLevelType w:val="hybridMultilevel"/>
    <w:tmpl w:val="29FAA0F0"/>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3AE47634"/>
    <w:multiLevelType w:val="hybridMultilevel"/>
    <w:tmpl w:val="1B502A0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6" w15:restartNumberingAfterBreak="0">
    <w:nsid w:val="3C04262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7" w15:restartNumberingAfterBreak="0">
    <w:nsid w:val="3C67779B"/>
    <w:multiLevelType w:val="multilevel"/>
    <w:tmpl w:val="752CB090"/>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15:restartNumberingAfterBreak="0">
    <w:nsid w:val="3CBD51B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9" w15:restartNumberingAfterBreak="0">
    <w:nsid w:val="3D2D3564"/>
    <w:multiLevelType w:val="hybridMultilevel"/>
    <w:tmpl w:val="EF4E31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15:restartNumberingAfterBreak="0">
    <w:nsid w:val="3DBE546E"/>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15:restartNumberingAfterBreak="0">
    <w:nsid w:val="41022593"/>
    <w:multiLevelType w:val="hybridMultilevel"/>
    <w:tmpl w:val="62D27338"/>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72" w15:restartNumberingAfterBreak="0">
    <w:nsid w:val="41F936F7"/>
    <w:multiLevelType w:val="hybridMultilevel"/>
    <w:tmpl w:val="D19A8CF8"/>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3" w15:restartNumberingAfterBreak="0">
    <w:nsid w:val="44262EE3"/>
    <w:multiLevelType w:val="hybridMultilevel"/>
    <w:tmpl w:val="1012EDFC"/>
    <w:lvl w:ilvl="0" w:tplc="8F2C3184">
      <w:numFmt w:val="bullet"/>
      <w:pStyle w:val="a"/>
      <w:lvlText w:val="・"/>
      <w:lvlJc w:val="left"/>
      <w:pPr>
        <w:ind w:left="840" w:hanging="420"/>
      </w:pPr>
      <w:rPr>
        <w:rFonts w:ascii="ＭＳ 明朝" w:eastAsia="ＭＳ 明朝" w:hAnsi="ＭＳ 明朝" w:cstheme="minorBidi" w:hint="eastAsia"/>
        <w:lang w:val="en-US"/>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15:restartNumberingAfterBreak="0">
    <w:nsid w:val="44762E0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5" w15:restartNumberingAfterBreak="0">
    <w:nsid w:val="44D14131"/>
    <w:multiLevelType w:val="hybridMultilevel"/>
    <w:tmpl w:val="48845F6C"/>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6" w15:restartNumberingAfterBreak="0">
    <w:nsid w:val="44EB2A1C"/>
    <w:multiLevelType w:val="hybridMultilevel"/>
    <w:tmpl w:val="831C4E4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7" w15:restartNumberingAfterBreak="0">
    <w:nsid w:val="4573117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8" w15:restartNumberingAfterBreak="0">
    <w:nsid w:val="462124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9" w15:restartNumberingAfterBreak="0">
    <w:nsid w:val="46365B1E"/>
    <w:multiLevelType w:val="hybridMultilevel"/>
    <w:tmpl w:val="D102E78A"/>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0" w15:restartNumberingAfterBreak="0">
    <w:nsid w:val="468E6E4A"/>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1" w15:restartNumberingAfterBreak="0">
    <w:nsid w:val="47042263"/>
    <w:multiLevelType w:val="hybridMultilevel"/>
    <w:tmpl w:val="D54C4B6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2" w15:restartNumberingAfterBreak="0">
    <w:nsid w:val="48A230C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3" w15:restartNumberingAfterBreak="0">
    <w:nsid w:val="499F1B9D"/>
    <w:multiLevelType w:val="hybridMultilevel"/>
    <w:tmpl w:val="3626C3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4" w15:restartNumberingAfterBreak="0">
    <w:nsid w:val="49D667E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5" w15:restartNumberingAfterBreak="0">
    <w:nsid w:val="49DE0CF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6" w15:restartNumberingAfterBreak="0">
    <w:nsid w:val="4A002580"/>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7" w15:restartNumberingAfterBreak="0">
    <w:nsid w:val="4A14270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8" w15:restartNumberingAfterBreak="0">
    <w:nsid w:val="4A264B49"/>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9" w15:restartNumberingAfterBreak="0">
    <w:nsid w:val="4B595D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0" w15:restartNumberingAfterBreak="0">
    <w:nsid w:val="4C2F5E00"/>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1" w15:restartNumberingAfterBreak="0">
    <w:nsid w:val="4C727E2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2" w15:restartNumberingAfterBreak="0">
    <w:nsid w:val="4DB85CFE"/>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3" w15:restartNumberingAfterBreak="0">
    <w:nsid w:val="4E2D4C57"/>
    <w:multiLevelType w:val="hybridMultilevel"/>
    <w:tmpl w:val="B8B4443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4" w15:restartNumberingAfterBreak="0">
    <w:nsid w:val="4E694663"/>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5" w15:restartNumberingAfterBreak="0">
    <w:nsid w:val="4E863FF1"/>
    <w:multiLevelType w:val="hybridMultilevel"/>
    <w:tmpl w:val="0FF6AF8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6" w15:restartNumberingAfterBreak="0">
    <w:nsid w:val="511008D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7" w15:restartNumberingAfterBreak="0">
    <w:nsid w:val="522630DB"/>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8" w15:restartNumberingAfterBreak="0">
    <w:nsid w:val="529B3C3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9" w15:restartNumberingAfterBreak="0">
    <w:nsid w:val="53511D2A"/>
    <w:multiLevelType w:val="hybridMultilevel"/>
    <w:tmpl w:val="39861528"/>
    <w:lvl w:ilvl="0" w:tplc="8C68DFE2">
      <w:start w:val="1"/>
      <w:numFmt w:val="decimal"/>
      <w:pStyle w:val="4"/>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0" w15:restartNumberingAfterBreak="0">
    <w:nsid w:val="538723D1"/>
    <w:multiLevelType w:val="hybridMultilevel"/>
    <w:tmpl w:val="9EF478A0"/>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1" w15:restartNumberingAfterBreak="0">
    <w:nsid w:val="54185980"/>
    <w:multiLevelType w:val="hybridMultilevel"/>
    <w:tmpl w:val="735E46D8"/>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2" w15:restartNumberingAfterBreak="0">
    <w:nsid w:val="586A27F8"/>
    <w:multiLevelType w:val="hybridMultilevel"/>
    <w:tmpl w:val="119ABCC6"/>
    <w:lvl w:ilvl="0" w:tplc="A7EE0454">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3" w15:restartNumberingAfterBreak="0">
    <w:nsid w:val="5D031773"/>
    <w:multiLevelType w:val="hybridMultilevel"/>
    <w:tmpl w:val="FE86FEBE"/>
    <w:lvl w:ilvl="0" w:tplc="EB0A702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4" w15:restartNumberingAfterBreak="0">
    <w:nsid w:val="5D596DB6"/>
    <w:multiLevelType w:val="hybridMultilevel"/>
    <w:tmpl w:val="3104B588"/>
    <w:lvl w:ilvl="0" w:tplc="FFFFFFFF">
      <w:start w:val="1"/>
      <w:numFmt w:val="decimal"/>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5" w15:restartNumberingAfterBreak="0">
    <w:nsid w:val="5ED0219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6" w15:restartNumberingAfterBreak="0">
    <w:nsid w:val="5F1D371C"/>
    <w:multiLevelType w:val="hybridMultilevel"/>
    <w:tmpl w:val="CF2ED11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6054466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8" w15:restartNumberingAfterBreak="0">
    <w:nsid w:val="61BB1D0F"/>
    <w:multiLevelType w:val="hybridMultilevel"/>
    <w:tmpl w:val="DEAE4A2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9" w15:restartNumberingAfterBreak="0">
    <w:nsid w:val="623F5445"/>
    <w:multiLevelType w:val="hybridMultilevel"/>
    <w:tmpl w:val="970C4BC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0" w15:restartNumberingAfterBreak="0">
    <w:nsid w:val="626349D1"/>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1" w15:restartNumberingAfterBreak="0">
    <w:nsid w:val="63F33D39"/>
    <w:multiLevelType w:val="hybridMultilevel"/>
    <w:tmpl w:val="96026978"/>
    <w:lvl w:ilvl="0" w:tplc="8F007EA2">
      <w:numFmt w:val="bullet"/>
      <w:lvlText w:val="・"/>
      <w:lvlJc w:val="left"/>
      <w:pPr>
        <w:ind w:left="420" w:hanging="420"/>
      </w:pPr>
      <w:rPr>
        <w:rFonts w:ascii="游明朝" w:eastAsia="游明朝" w:hAnsi="游明朝" w:cstheme="minorBidi"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2" w15:restartNumberingAfterBreak="0">
    <w:nsid w:val="659D7F2F"/>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3" w15:restartNumberingAfterBreak="0">
    <w:nsid w:val="67725F20"/>
    <w:multiLevelType w:val="hybridMultilevel"/>
    <w:tmpl w:val="3A100156"/>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4" w15:restartNumberingAfterBreak="0">
    <w:nsid w:val="67D76093"/>
    <w:multiLevelType w:val="hybridMultilevel"/>
    <w:tmpl w:val="8A847EF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5" w15:restartNumberingAfterBreak="0">
    <w:nsid w:val="690E157D"/>
    <w:multiLevelType w:val="hybridMultilevel"/>
    <w:tmpl w:val="AD16A290"/>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6" w15:restartNumberingAfterBreak="0">
    <w:nsid w:val="6AD704EF"/>
    <w:multiLevelType w:val="hybridMultilevel"/>
    <w:tmpl w:val="CF987224"/>
    <w:lvl w:ilvl="0" w:tplc="C644B948">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7" w15:restartNumberingAfterBreak="0">
    <w:nsid w:val="6BB60365"/>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8" w15:restartNumberingAfterBreak="0">
    <w:nsid w:val="6BD94034"/>
    <w:multiLevelType w:val="hybridMultilevel"/>
    <w:tmpl w:val="9C44495C"/>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6C676897"/>
    <w:multiLevelType w:val="hybridMultilevel"/>
    <w:tmpl w:val="755CDAC4"/>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6D0243B5"/>
    <w:multiLevelType w:val="hybridMultilevel"/>
    <w:tmpl w:val="7354FC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1" w15:restartNumberingAfterBreak="0">
    <w:nsid w:val="6DF63C62"/>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2" w15:restartNumberingAfterBreak="0">
    <w:nsid w:val="6E6F6B87"/>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3" w15:restartNumberingAfterBreak="0">
    <w:nsid w:val="70A941F3"/>
    <w:multiLevelType w:val="hybridMultilevel"/>
    <w:tmpl w:val="13340FD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4" w15:restartNumberingAfterBreak="0">
    <w:nsid w:val="716A4818"/>
    <w:multiLevelType w:val="hybridMultilevel"/>
    <w:tmpl w:val="EDA21F6E"/>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74790FB1"/>
    <w:multiLevelType w:val="hybridMultilevel"/>
    <w:tmpl w:val="74207F9C"/>
    <w:lvl w:ilvl="0" w:tplc="A7EE0454">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6" w15:restartNumberingAfterBreak="0">
    <w:nsid w:val="7885550E"/>
    <w:multiLevelType w:val="hybridMultilevel"/>
    <w:tmpl w:val="DD84C3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7" w15:restartNumberingAfterBreak="0">
    <w:nsid w:val="78BF7DE4"/>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8" w15:restartNumberingAfterBreak="0">
    <w:nsid w:val="799E0610"/>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9" w15:restartNumberingAfterBreak="0">
    <w:nsid w:val="79A87EAA"/>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0" w15:restartNumberingAfterBreak="0">
    <w:nsid w:val="7C2A2498"/>
    <w:multiLevelType w:val="hybridMultilevel"/>
    <w:tmpl w:val="0A86130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1" w15:restartNumberingAfterBreak="0">
    <w:nsid w:val="7EE90773"/>
    <w:multiLevelType w:val="hybridMultilevel"/>
    <w:tmpl w:val="3104B5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2" w15:restartNumberingAfterBreak="0">
    <w:nsid w:val="7FC90B57"/>
    <w:multiLevelType w:val="hybridMultilevel"/>
    <w:tmpl w:val="7CE032E2"/>
    <w:lvl w:ilvl="0" w:tplc="B2ECA972">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16cid:durableId="1017537466">
    <w:abstractNumId w:val="67"/>
  </w:num>
  <w:num w:numId="2" w16cid:durableId="267782732">
    <w:abstractNumId w:val="26"/>
  </w:num>
  <w:num w:numId="3" w16cid:durableId="338510957">
    <w:abstractNumId w:val="130"/>
  </w:num>
  <w:num w:numId="4" w16cid:durableId="23598987">
    <w:abstractNumId w:val="28"/>
  </w:num>
  <w:num w:numId="5" w16cid:durableId="949632055">
    <w:abstractNumId w:val="126"/>
  </w:num>
  <w:num w:numId="6" w16cid:durableId="1693335300">
    <w:abstractNumId w:val="117"/>
  </w:num>
  <w:num w:numId="7" w16cid:durableId="2032027018">
    <w:abstractNumId w:val="74"/>
  </w:num>
  <w:num w:numId="8" w16cid:durableId="240719069">
    <w:abstractNumId w:val="55"/>
  </w:num>
  <w:num w:numId="9" w16cid:durableId="1823037459">
    <w:abstractNumId w:val="84"/>
  </w:num>
  <w:num w:numId="10" w16cid:durableId="1426682116">
    <w:abstractNumId w:val="12"/>
  </w:num>
  <w:num w:numId="11" w16cid:durableId="1599407483">
    <w:abstractNumId w:val="50"/>
  </w:num>
  <w:num w:numId="12" w16cid:durableId="160511574">
    <w:abstractNumId w:val="62"/>
  </w:num>
  <w:num w:numId="13" w16cid:durableId="1012294790">
    <w:abstractNumId w:val="129"/>
  </w:num>
  <w:num w:numId="14" w16cid:durableId="975064915">
    <w:abstractNumId w:val="33"/>
  </w:num>
  <w:num w:numId="15" w16cid:durableId="277176887">
    <w:abstractNumId w:val="66"/>
  </w:num>
  <w:num w:numId="16" w16cid:durableId="1898393719">
    <w:abstractNumId w:val="91"/>
  </w:num>
  <w:num w:numId="17" w16cid:durableId="840655218">
    <w:abstractNumId w:val="47"/>
  </w:num>
  <w:num w:numId="18" w16cid:durableId="1447043012">
    <w:abstractNumId w:val="65"/>
  </w:num>
  <w:num w:numId="19" w16cid:durableId="780416179">
    <w:abstractNumId w:val="123"/>
  </w:num>
  <w:num w:numId="20" w16cid:durableId="1394625397">
    <w:abstractNumId w:val="4"/>
  </w:num>
  <w:num w:numId="21" w16cid:durableId="1251502658">
    <w:abstractNumId w:val="121"/>
  </w:num>
  <w:num w:numId="22" w16cid:durableId="2116561179">
    <w:abstractNumId w:val="77"/>
  </w:num>
  <w:num w:numId="23" w16cid:durableId="617880063">
    <w:abstractNumId w:val="36"/>
  </w:num>
  <w:num w:numId="24" w16cid:durableId="359937605">
    <w:abstractNumId w:val="57"/>
  </w:num>
  <w:num w:numId="25" w16cid:durableId="1576091563">
    <w:abstractNumId w:val="98"/>
  </w:num>
  <w:num w:numId="26" w16cid:durableId="1703357422">
    <w:abstractNumId w:val="105"/>
  </w:num>
  <w:num w:numId="27" w16cid:durableId="682125520">
    <w:abstractNumId w:val="53"/>
  </w:num>
  <w:num w:numId="28" w16cid:durableId="868757976">
    <w:abstractNumId w:val="88"/>
  </w:num>
  <w:num w:numId="29" w16cid:durableId="140509676">
    <w:abstractNumId w:val="97"/>
  </w:num>
  <w:num w:numId="30" w16cid:durableId="1440371899">
    <w:abstractNumId w:val="110"/>
  </w:num>
  <w:num w:numId="31" w16cid:durableId="1122109446">
    <w:abstractNumId w:val="128"/>
  </w:num>
  <w:num w:numId="32" w16cid:durableId="1783913572">
    <w:abstractNumId w:val="122"/>
  </w:num>
  <w:num w:numId="33" w16cid:durableId="1769501097">
    <w:abstractNumId w:val="0"/>
  </w:num>
  <w:num w:numId="34" w16cid:durableId="1824202446">
    <w:abstractNumId w:val="2"/>
  </w:num>
  <w:num w:numId="35" w16cid:durableId="212271688">
    <w:abstractNumId w:val="70"/>
  </w:num>
  <w:num w:numId="36" w16cid:durableId="257376809">
    <w:abstractNumId w:val="85"/>
  </w:num>
  <w:num w:numId="37" w16cid:durableId="1917086242">
    <w:abstractNumId w:val="96"/>
  </w:num>
  <w:num w:numId="38" w16cid:durableId="1469014895">
    <w:abstractNumId w:val="27"/>
  </w:num>
  <w:num w:numId="39" w16cid:durableId="85808447">
    <w:abstractNumId w:val="89"/>
  </w:num>
  <w:num w:numId="40" w16cid:durableId="1295909288">
    <w:abstractNumId w:val="56"/>
  </w:num>
  <w:num w:numId="41" w16cid:durableId="1095051865">
    <w:abstractNumId w:val="11"/>
  </w:num>
  <w:num w:numId="42" w16cid:durableId="791168195">
    <w:abstractNumId w:val="112"/>
  </w:num>
  <w:num w:numId="43" w16cid:durableId="161743232">
    <w:abstractNumId w:val="82"/>
  </w:num>
  <w:num w:numId="44" w16cid:durableId="1722099294">
    <w:abstractNumId w:val="13"/>
  </w:num>
  <w:num w:numId="45" w16cid:durableId="1156335897">
    <w:abstractNumId w:val="41"/>
  </w:num>
  <w:num w:numId="46" w16cid:durableId="397097040">
    <w:abstractNumId w:val="78"/>
  </w:num>
  <w:num w:numId="47" w16cid:durableId="1156264155">
    <w:abstractNumId w:val="42"/>
  </w:num>
  <w:num w:numId="48" w16cid:durableId="1439372994">
    <w:abstractNumId w:val="5"/>
  </w:num>
  <w:num w:numId="49" w16cid:durableId="1194030312">
    <w:abstractNumId w:val="107"/>
  </w:num>
  <w:num w:numId="50" w16cid:durableId="905993236">
    <w:abstractNumId w:val="115"/>
  </w:num>
  <w:num w:numId="51" w16cid:durableId="450393651">
    <w:abstractNumId w:val="119"/>
  </w:num>
  <w:num w:numId="52" w16cid:durableId="1994872018">
    <w:abstractNumId w:val="95"/>
  </w:num>
  <w:num w:numId="53" w16cid:durableId="342972119">
    <w:abstractNumId w:val="31"/>
  </w:num>
  <w:num w:numId="54" w16cid:durableId="1894147406">
    <w:abstractNumId w:val="131"/>
  </w:num>
  <w:num w:numId="55" w16cid:durableId="673190035">
    <w:abstractNumId w:val="10"/>
  </w:num>
  <w:num w:numId="56" w16cid:durableId="996348765">
    <w:abstractNumId w:val="3"/>
  </w:num>
  <w:num w:numId="57" w16cid:durableId="1427340882">
    <w:abstractNumId w:val="54"/>
  </w:num>
  <w:num w:numId="58" w16cid:durableId="1134756299">
    <w:abstractNumId w:val="22"/>
  </w:num>
  <w:num w:numId="59" w16cid:durableId="339159118">
    <w:abstractNumId w:val="99"/>
  </w:num>
  <w:num w:numId="60" w16cid:durableId="967321531">
    <w:abstractNumId w:val="99"/>
    <w:lvlOverride w:ilvl="0">
      <w:startOverride w:val="1"/>
    </w:lvlOverride>
  </w:num>
  <w:num w:numId="61" w16cid:durableId="2015960924">
    <w:abstractNumId w:val="99"/>
    <w:lvlOverride w:ilvl="0">
      <w:startOverride w:val="1"/>
    </w:lvlOverride>
  </w:num>
  <w:num w:numId="62" w16cid:durableId="195898981">
    <w:abstractNumId w:val="99"/>
    <w:lvlOverride w:ilvl="0">
      <w:startOverride w:val="1"/>
    </w:lvlOverride>
  </w:num>
  <w:num w:numId="63" w16cid:durableId="268394691">
    <w:abstractNumId w:val="99"/>
    <w:lvlOverride w:ilvl="0">
      <w:startOverride w:val="1"/>
    </w:lvlOverride>
  </w:num>
  <w:num w:numId="64" w16cid:durableId="744960696">
    <w:abstractNumId w:val="99"/>
    <w:lvlOverride w:ilvl="0">
      <w:startOverride w:val="1"/>
    </w:lvlOverride>
  </w:num>
  <w:num w:numId="65" w16cid:durableId="801534527">
    <w:abstractNumId w:val="99"/>
    <w:lvlOverride w:ilvl="0">
      <w:startOverride w:val="1"/>
    </w:lvlOverride>
  </w:num>
  <w:num w:numId="66" w16cid:durableId="1787432105">
    <w:abstractNumId w:val="99"/>
    <w:lvlOverride w:ilvl="0">
      <w:startOverride w:val="1"/>
    </w:lvlOverride>
  </w:num>
  <w:num w:numId="67" w16cid:durableId="2025739278">
    <w:abstractNumId w:val="99"/>
    <w:lvlOverride w:ilvl="0">
      <w:startOverride w:val="1"/>
    </w:lvlOverride>
  </w:num>
  <w:num w:numId="68" w16cid:durableId="964966473">
    <w:abstractNumId w:val="99"/>
    <w:lvlOverride w:ilvl="0">
      <w:startOverride w:val="1"/>
    </w:lvlOverride>
  </w:num>
  <w:num w:numId="69" w16cid:durableId="665132124">
    <w:abstractNumId w:val="99"/>
    <w:lvlOverride w:ilvl="0">
      <w:startOverride w:val="1"/>
    </w:lvlOverride>
  </w:num>
  <w:num w:numId="70" w16cid:durableId="1760902945">
    <w:abstractNumId w:val="99"/>
    <w:lvlOverride w:ilvl="0">
      <w:startOverride w:val="1"/>
    </w:lvlOverride>
  </w:num>
  <w:num w:numId="71" w16cid:durableId="1383098635">
    <w:abstractNumId w:val="99"/>
    <w:lvlOverride w:ilvl="0">
      <w:startOverride w:val="1"/>
    </w:lvlOverride>
  </w:num>
  <w:num w:numId="72" w16cid:durableId="605814899">
    <w:abstractNumId w:val="99"/>
    <w:lvlOverride w:ilvl="0">
      <w:startOverride w:val="1"/>
    </w:lvlOverride>
  </w:num>
  <w:num w:numId="73" w16cid:durableId="1284532282">
    <w:abstractNumId w:val="99"/>
    <w:lvlOverride w:ilvl="0">
      <w:startOverride w:val="1"/>
    </w:lvlOverride>
  </w:num>
  <w:num w:numId="74" w16cid:durableId="241454325">
    <w:abstractNumId w:val="83"/>
  </w:num>
  <w:num w:numId="75" w16cid:durableId="1201941563">
    <w:abstractNumId w:val="93"/>
  </w:num>
  <w:num w:numId="76" w16cid:durableId="314843557">
    <w:abstractNumId w:val="37"/>
  </w:num>
  <w:num w:numId="77" w16cid:durableId="1068961942">
    <w:abstractNumId w:val="25"/>
  </w:num>
  <w:num w:numId="78" w16cid:durableId="1859854968">
    <w:abstractNumId w:val="16"/>
  </w:num>
  <w:num w:numId="79" w16cid:durableId="146098049">
    <w:abstractNumId w:val="118"/>
  </w:num>
  <w:num w:numId="80" w16cid:durableId="882522606">
    <w:abstractNumId w:val="24"/>
  </w:num>
  <w:num w:numId="81" w16cid:durableId="1636450971">
    <w:abstractNumId w:val="45"/>
  </w:num>
  <w:num w:numId="82" w16cid:durableId="598487400">
    <w:abstractNumId w:val="21"/>
  </w:num>
  <w:num w:numId="83" w16cid:durableId="2005207677">
    <w:abstractNumId w:val="132"/>
  </w:num>
  <w:num w:numId="84" w16cid:durableId="2134404563">
    <w:abstractNumId w:val="29"/>
  </w:num>
  <w:num w:numId="85" w16cid:durableId="856430908">
    <w:abstractNumId w:val="124"/>
  </w:num>
  <w:num w:numId="86" w16cid:durableId="1416051423">
    <w:abstractNumId w:val="15"/>
  </w:num>
  <w:num w:numId="87" w16cid:durableId="357783712">
    <w:abstractNumId w:val="101"/>
  </w:num>
  <w:num w:numId="88" w16cid:durableId="793671945">
    <w:abstractNumId w:val="14"/>
  </w:num>
  <w:num w:numId="89" w16cid:durableId="337736112">
    <w:abstractNumId w:val="17"/>
  </w:num>
  <w:num w:numId="90" w16cid:durableId="1689940349">
    <w:abstractNumId w:val="76"/>
  </w:num>
  <w:num w:numId="91" w16cid:durableId="184681732">
    <w:abstractNumId w:val="113"/>
  </w:num>
  <w:num w:numId="92" w16cid:durableId="1650287399">
    <w:abstractNumId w:val="108"/>
  </w:num>
  <w:num w:numId="93" w16cid:durableId="163713205">
    <w:abstractNumId w:val="111"/>
  </w:num>
  <w:num w:numId="94" w16cid:durableId="902640878">
    <w:abstractNumId w:val="18"/>
  </w:num>
  <w:num w:numId="95" w16cid:durableId="2078238832">
    <w:abstractNumId w:val="7"/>
  </w:num>
  <w:num w:numId="96" w16cid:durableId="1292134935">
    <w:abstractNumId w:val="99"/>
    <w:lvlOverride w:ilvl="0">
      <w:startOverride w:val="1"/>
    </w:lvlOverride>
  </w:num>
  <w:num w:numId="97" w16cid:durableId="1021933702">
    <w:abstractNumId w:val="35"/>
  </w:num>
  <w:num w:numId="98" w16cid:durableId="95028841">
    <w:abstractNumId w:val="127"/>
  </w:num>
  <w:num w:numId="99" w16cid:durableId="1716539327">
    <w:abstractNumId w:val="87"/>
  </w:num>
  <w:num w:numId="100" w16cid:durableId="803499989">
    <w:abstractNumId w:val="68"/>
  </w:num>
  <w:num w:numId="101" w16cid:durableId="1474062114">
    <w:abstractNumId w:val="99"/>
    <w:lvlOverride w:ilvl="0">
      <w:startOverride w:val="1"/>
    </w:lvlOverride>
  </w:num>
  <w:num w:numId="102" w16cid:durableId="1642077166">
    <w:abstractNumId w:val="106"/>
  </w:num>
  <w:num w:numId="103" w16cid:durableId="1311713000">
    <w:abstractNumId w:val="81"/>
  </w:num>
  <w:num w:numId="104" w16cid:durableId="1660689269">
    <w:abstractNumId w:val="39"/>
  </w:num>
  <w:num w:numId="105" w16cid:durableId="1082071783">
    <w:abstractNumId w:val="120"/>
  </w:num>
  <w:num w:numId="106" w16cid:durableId="404650601">
    <w:abstractNumId w:val="48"/>
  </w:num>
  <w:num w:numId="107" w16cid:durableId="811941129">
    <w:abstractNumId w:val="69"/>
  </w:num>
  <w:num w:numId="108" w16cid:durableId="81072568">
    <w:abstractNumId w:val="79"/>
  </w:num>
  <w:num w:numId="109" w16cid:durableId="1904439872">
    <w:abstractNumId w:val="34"/>
  </w:num>
  <w:num w:numId="110" w16cid:durableId="1194999173">
    <w:abstractNumId w:val="1"/>
  </w:num>
  <w:num w:numId="111" w16cid:durableId="32923859">
    <w:abstractNumId w:val="72"/>
  </w:num>
  <w:num w:numId="112" w16cid:durableId="911156543">
    <w:abstractNumId w:val="125"/>
  </w:num>
  <w:num w:numId="113" w16cid:durableId="1544712390">
    <w:abstractNumId w:val="102"/>
  </w:num>
  <w:num w:numId="114" w16cid:durableId="1783454424">
    <w:abstractNumId w:val="51"/>
  </w:num>
  <w:num w:numId="115" w16cid:durableId="1168205393">
    <w:abstractNumId w:val="52"/>
  </w:num>
  <w:num w:numId="116" w16cid:durableId="1731420875">
    <w:abstractNumId w:val="71"/>
  </w:num>
  <w:num w:numId="117" w16cid:durableId="1634094907">
    <w:abstractNumId w:val="63"/>
  </w:num>
  <w:num w:numId="118" w16cid:durableId="16784194">
    <w:abstractNumId w:val="23"/>
  </w:num>
  <w:num w:numId="119" w16cid:durableId="578294835">
    <w:abstractNumId w:val="40"/>
  </w:num>
  <w:num w:numId="120" w16cid:durableId="376005966">
    <w:abstractNumId w:val="32"/>
  </w:num>
  <w:num w:numId="121" w16cid:durableId="1350911822">
    <w:abstractNumId w:val="43"/>
  </w:num>
  <w:num w:numId="122" w16cid:durableId="187210911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12191767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815950601">
    <w:abstractNumId w:val="46"/>
  </w:num>
  <w:num w:numId="125" w16cid:durableId="1993097983">
    <w:abstractNumId w:val="60"/>
  </w:num>
  <w:num w:numId="126" w16cid:durableId="1965884225">
    <w:abstractNumId w:val="90"/>
  </w:num>
  <w:num w:numId="127" w16cid:durableId="1476532790">
    <w:abstractNumId w:val="44"/>
  </w:num>
  <w:num w:numId="128" w16cid:durableId="208273621">
    <w:abstractNumId w:val="99"/>
    <w:lvlOverride w:ilvl="0">
      <w:startOverride w:val="1"/>
    </w:lvlOverride>
  </w:num>
  <w:num w:numId="129" w16cid:durableId="1184438265">
    <w:abstractNumId w:val="6"/>
  </w:num>
  <w:num w:numId="130" w16cid:durableId="328757347">
    <w:abstractNumId w:val="19"/>
  </w:num>
  <w:num w:numId="131" w16cid:durableId="1785801811">
    <w:abstractNumId w:val="80"/>
  </w:num>
  <w:num w:numId="132" w16cid:durableId="1227955128">
    <w:abstractNumId w:val="92"/>
  </w:num>
  <w:num w:numId="133" w16cid:durableId="1358585513">
    <w:abstractNumId w:val="58"/>
  </w:num>
  <w:num w:numId="134" w16cid:durableId="1635403990">
    <w:abstractNumId w:val="86"/>
  </w:num>
  <w:num w:numId="135" w16cid:durableId="1420100186">
    <w:abstractNumId w:val="109"/>
  </w:num>
  <w:num w:numId="136" w16cid:durableId="1267498986">
    <w:abstractNumId w:val="64"/>
  </w:num>
  <w:num w:numId="137" w16cid:durableId="76825120">
    <w:abstractNumId w:val="8"/>
  </w:num>
  <w:num w:numId="138" w16cid:durableId="578059384">
    <w:abstractNumId w:val="104"/>
  </w:num>
  <w:num w:numId="139" w16cid:durableId="1650789377">
    <w:abstractNumId w:val="9"/>
  </w:num>
  <w:num w:numId="140" w16cid:durableId="61295793">
    <w:abstractNumId w:val="94"/>
  </w:num>
  <w:num w:numId="141" w16cid:durableId="1303995631">
    <w:abstractNumId w:val="103"/>
  </w:num>
  <w:num w:numId="142" w16cid:durableId="713429368">
    <w:abstractNumId w:val="114"/>
  </w:num>
  <w:num w:numId="143" w16cid:durableId="197865055">
    <w:abstractNumId w:val="61"/>
  </w:num>
  <w:num w:numId="144" w16cid:durableId="22022982">
    <w:abstractNumId w:val="38"/>
  </w:num>
  <w:num w:numId="145" w16cid:durableId="932006938">
    <w:abstractNumId w:val="99"/>
    <w:lvlOverride w:ilvl="0">
      <w:startOverride w:val="1"/>
    </w:lvlOverride>
  </w:num>
  <w:num w:numId="146" w16cid:durableId="693461175">
    <w:abstractNumId w:val="75"/>
  </w:num>
  <w:num w:numId="147" w16cid:durableId="1354378882">
    <w:abstractNumId w:val="49"/>
  </w:num>
  <w:num w:numId="148" w16cid:durableId="149456959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16cid:durableId="1192765665">
    <w:abstractNumId w:val="20"/>
  </w:num>
  <w:num w:numId="150" w16cid:durableId="1666401436">
    <w:abstractNumId w:val="99"/>
    <w:lvlOverride w:ilvl="0">
      <w:startOverride w:val="1"/>
    </w:lvlOverride>
  </w:num>
  <w:num w:numId="151" w16cid:durableId="1129320928">
    <w:abstractNumId w:val="73"/>
  </w:num>
  <w:num w:numId="152" w16cid:durableId="1909605054">
    <w:abstractNumId w:val="99"/>
    <w:lvlOverride w:ilvl="0">
      <w:startOverride w:val="1"/>
    </w:lvlOverride>
  </w:num>
  <w:num w:numId="153" w16cid:durableId="1857116244">
    <w:abstractNumId w:val="99"/>
    <w:lvlOverride w:ilvl="0">
      <w:startOverride w:val="1"/>
    </w:lvlOverride>
  </w:num>
  <w:num w:numId="154" w16cid:durableId="706174890">
    <w:abstractNumId w:val="59"/>
  </w:num>
  <w:num w:numId="155" w16cid:durableId="973950705">
    <w:abstractNumId w:val="100"/>
  </w:num>
  <w:num w:numId="156" w16cid:durableId="753890682">
    <w:abstractNumId w:val="116"/>
  </w:num>
  <w:num w:numId="157" w16cid:durableId="318193944">
    <w:abstractNumId w:val="30"/>
  </w:num>
  <w:numIdMacAtCleanup w:val="1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兼清森吾 / Kanekiyo，Shingo">
    <w15:presenceInfo w15:providerId="AD" w15:userId="S::shingo.kanekiyo.bg@hitachiconsulting.co.jp::38eb496b-218b-4d32-8f3b-f28f6f61c7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ocumentProtection w:edit="trackedChanges"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F8B"/>
    <w:rsid w:val="00004D87"/>
    <w:rsid w:val="000055BB"/>
    <w:rsid w:val="00005977"/>
    <w:rsid w:val="0000672F"/>
    <w:rsid w:val="00006CC5"/>
    <w:rsid w:val="000072CD"/>
    <w:rsid w:val="00007373"/>
    <w:rsid w:val="00010004"/>
    <w:rsid w:val="000100D4"/>
    <w:rsid w:val="000103C9"/>
    <w:rsid w:val="00010851"/>
    <w:rsid w:val="00011133"/>
    <w:rsid w:val="00011447"/>
    <w:rsid w:val="00012516"/>
    <w:rsid w:val="0001290A"/>
    <w:rsid w:val="000129AB"/>
    <w:rsid w:val="00013D46"/>
    <w:rsid w:val="00013FA7"/>
    <w:rsid w:val="00014592"/>
    <w:rsid w:val="00014785"/>
    <w:rsid w:val="00014A61"/>
    <w:rsid w:val="00015199"/>
    <w:rsid w:val="00015BC3"/>
    <w:rsid w:val="0001605E"/>
    <w:rsid w:val="000162C2"/>
    <w:rsid w:val="00016745"/>
    <w:rsid w:val="00017728"/>
    <w:rsid w:val="00017995"/>
    <w:rsid w:val="000213C9"/>
    <w:rsid w:val="000218EE"/>
    <w:rsid w:val="0002277E"/>
    <w:rsid w:val="00023A77"/>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1851"/>
    <w:rsid w:val="00041E8B"/>
    <w:rsid w:val="00041F28"/>
    <w:rsid w:val="00042E75"/>
    <w:rsid w:val="00043B70"/>
    <w:rsid w:val="00044D64"/>
    <w:rsid w:val="0004540F"/>
    <w:rsid w:val="0004564F"/>
    <w:rsid w:val="000458AB"/>
    <w:rsid w:val="00046C60"/>
    <w:rsid w:val="00047900"/>
    <w:rsid w:val="00047B3D"/>
    <w:rsid w:val="00047D87"/>
    <w:rsid w:val="00050152"/>
    <w:rsid w:val="0005032D"/>
    <w:rsid w:val="0005092A"/>
    <w:rsid w:val="000509C3"/>
    <w:rsid w:val="00052AF2"/>
    <w:rsid w:val="00052ED6"/>
    <w:rsid w:val="00053F90"/>
    <w:rsid w:val="00054110"/>
    <w:rsid w:val="00054C9D"/>
    <w:rsid w:val="00054D8F"/>
    <w:rsid w:val="00055E85"/>
    <w:rsid w:val="00056007"/>
    <w:rsid w:val="00057224"/>
    <w:rsid w:val="000572ED"/>
    <w:rsid w:val="00060B87"/>
    <w:rsid w:val="00061F20"/>
    <w:rsid w:val="0006205C"/>
    <w:rsid w:val="000669E4"/>
    <w:rsid w:val="00066AF5"/>
    <w:rsid w:val="0007010D"/>
    <w:rsid w:val="00070133"/>
    <w:rsid w:val="00070D1B"/>
    <w:rsid w:val="00071F6A"/>
    <w:rsid w:val="00072116"/>
    <w:rsid w:val="00075DD3"/>
    <w:rsid w:val="00076CE0"/>
    <w:rsid w:val="00077251"/>
    <w:rsid w:val="00077817"/>
    <w:rsid w:val="00077D11"/>
    <w:rsid w:val="00081078"/>
    <w:rsid w:val="00081102"/>
    <w:rsid w:val="00081EB9"/>
    <w:rsid w:val="000821FB"/>
    <w:rsid w:val="0008304C"/>
    <w:rsid w:val="000837E4"/>
    <w:rsid w:val="00083AB9"/>
    <w:rsid w:val="0008411B"/>
    <w:rsid w:val="00084DE9"/>
    <w:rsid w:val="00085161"/>
    <w:rsid w:val="00085973"/>
    <w:rsid w:val="0008597B"/>
    <w:rsid w:val="0008618C"/>
    <w:rsid w:val="00087541"/>
    <w:rsid w:val="0009009A"/>
    <w:rsid w:val="0009110D"/>
    <w:rsid w:val="00092295"/>
    <w:rsid w:val="00092565"/>
    <w:rsid w:val="0009264F"/>
    <w:rsid w:val="00093274"/>
    <w:rsid w:val="00093B68"/>
    <w:rsid w:val="00095709"/>
    <w:rsid w:val="00095AF2"/>
    <w:rsid w:val="00096814"/>
    <w:rsid w:val="00097205"/>
    <w:rsid w:val="000977EB"/>
    <w:rsid w:val="000A0F2E"/>
    <w:rsid w:val="000A1BEE"/>
    <w:rsid w:val="000A2ABD"/>
    <w:rsid w:val="000A2FD6"/>
    <w:rsid w:val="000A3145"/>
    <w:rsid w:val="000A3763"/>
    <w:rsid w:val="000A40ED"/>
    <w:rsid w:val="000A4B0A"/>
    <w:rsid w:val="000A4B45"/>
    <w:rsid w:val="000A5BFB"/>
    <w:rsid w:val="000A5C58"/>
    <w:rsid w:val="000A6F83"/>
    <w:rsid w:val="000A7191"/>
    <w:rsid w:val="000B0483"/>
    <w:rsid w:val="000B1168"/>
    <w:rsid w:val="000B15B6"/>
    <w:rsid w:val="000B21D6"/>
    <w:rsid w:val="000B259C"/>
    <w:rsid w:val="000B377A"/>
    <w:rsid w:val="000B409C"/>
    <w:rsid w:val="000B5361"/>
    <w:rsid w:val="000B5EE2"/>
    <w:rsid w:val="000B6A96"/>
    <w:rsid w:val="000B6B91"/>
    <w:rsid w:val="000B6C08"/>
    <w:rsid w:val="000B7BAD"/>
    <w:rsid w:val="000B7DB4"/>
    <w:rsid w:val="000C11BF"/>
    <w:rsid w:val="000C1A43"/>
    <w:rsid w:val="000C1A64"/>
    <w:rsid w:val="000C2311"/>
    <w:rsid w:val="000C2D3C"/>
    <w:rsid w:val="000C3A0A"/>
    <w:rsid w:val="000C4E7B"/>
    <w:rsid w:val="000C4F55"/>
    <w:rsid w:val="000C5753"/>
    <w:rsid w:val="000C5D19"/>
    <w:rsid w:val="000C6CD5"/>
    <w:rsid w:val="000C7AA6"/>
    <w:rsid w:val="000D0344"/>
    <w:rsid w:val="000D05A1"/>
    <w:rsid w:val="000D0756"/>
    <w:rsid w:val="000D2DB5"/>
    <w:rsid w:val="000D5154"/>
    <w:rsid w:val="000D537A"/>
    <w:rsid w:val="000D5627"/>
    <w:rsid w:val="000D6BD9"/>
    <w:rsid w:val="000E1DA4"/>
    <w:rsid w:val="000E2B4B"/>
    <w:rsid w:val="000E3B00"/>
    <w:rsid w:val="000E4C42"/>
    <w:rsid w:val="000E5573"/>
    <w:rsid w:val="000E5575"/>
    <w:rsid w:val="000E6089"/>
    <w:rsid w:val="000E654F"/>
    <w:rsid w:val="000E6AE1"/>
    <w:rsid w:val="000F105A"/>
    <w:rsid w:val="000F144F"/>
    <w:rsid w:val="000F1EA7"/>
    <w:rsid w:val="000F20BF"/>
    <w:rsid w:val="000F41E6"/>
    <w:rsid w:val="000F5758"/>
    <w:rsid w:val="000F5A70"/>
    <w:rsid w:val="000F5FD9"/>
    <w:rsid w:val="000F6B42"/>
    <w:rsid w:val="00100292"/>
    <w:rsid w:val="001003B7"/>
    <w:rsid w:val="00100BA1"/>
    <w:rsid w:val="00100E8A"/>
    <w:rsid w:val="00101C58"/>
    <w:rsid w:val="0010207A"/>
    <w:rsid w:val="001037B8"/>
    <w:rsid w:val="0010442F"/>
    <w:rsid w:val="001071A6"/>
    <w:rsid w:val="00107B76"/>
    <w:rsid w:val="00107CEB"/>
    <w:rsid w:val="001104A2"/>
    <w:rsid w:val="00110E9E"/>
    <w:rsid w:val="001114D5"/>
    <w:rsid w:val="0011171E"/>
    <w:rsid w:val="001122EC"/>
    <w:rsid w:val="00112CDB"/>
    <w:rsid w:val="001136D9"/>
    <w:rsid w:val="001137E8"/>
    <w:rsid w:val="00113801"/>
    <w:rsid w:val="00113EE6"/>
    <w:rsid w:val="00114334"/>
    <w:rsid w:val="0011440F"/>
    <w:rsid w:val="00115437"/>
    <w:rsid w:val="00120149"/>
    <w:rsid w:val="00120ECC"/>
    <w:rsid w:val="00121F68"/>
    <w:rsid w:val="0012266E"/>
    <w:rsid w:val="001229B7"/>
    <w:rsid w:val="00123556"/>
    <w:rsid w:val="00123CF7"/>
    <w:rsid w:val="001248DF"/>
    <w:rsid w:val="001249D7"/>
    <w:rsid w:val="00124C09"/>
    <w:rsid w:val="00125044"/>
    <w:rsid w:val="001270F9"/>
    <w:rsid w:val="00127342"/>
    <w:rsid w:val="00131008"/>
    <w:rsid w:val="0013141C"/>
    <w:rsid w:val="001315C9"/>
    <w:rsid w:val="00132338"/>
    <w:rsid w:val="001326C3"/>
    <w:rsid w:val="00132765"/>
    <w:rsid w:val="00133F27"/>
    <w:rsid w:val="00135165"/>
    <w:rsid w:val="00135606"/>
    <w:rsid w:val="001360BE"/>
    <w:rsid w:val="0013689D"/>
    <w:rsid w:val="00136968"/>
    <w:rsid w:val="00137D74"/>
    <w:rsid w:val="00140D20"/>
    <w:rsid w:val="00141157"/>
    <w:rsid w:val="001418EC"/>
    <w:rsid w:val="001434DC"/>
    <w:rsid w:val="0014416E"/>
    <w:rsid w:val="0014447A"/>
    <w:rsid w:val="001445CA"/>
    <w:rsid w:val="0014479E"/>
    <w:rsid w:val="00144942"/>
    <w:rsid w:val="00144A78"/>
    <w:rsid w:val="0014511A"/>
    <w:rsid w:val="00145E6F"/>
    <w:rsid w:val="001475FA"/>
    <w:rsid w:val="00147FBF"/>
    <w:rsid w:val="0015292E"/>
    <w:rsid w:val="00153006"/>
    <w:rsid w:val="001534A2"/>
    <w:rsid w:val="00153686"/>
    <w:rsid w:val="00154F13"/>
    <w:rsid w:val="00155745"/>
    <w:rsid w:val="00157384"/>
    <w:rsid w:val="00161138"/>
    <w:rsid w:val="00162BE0"/>
    <w:rsid w:val="00162D9E"/>
    <w:rsid w:val="00162EFD"/>
    <w:rsid w:val="00163533"/>
    <w:rsid w:val="0016355C"/>
    <w:rsid w:val="00163804"/>
    <w:rsid w:val="001653B9"/>
    <w:rsid w:val="00165ED3"/>
    <w:rsid w:val="00166669"/>
    <w:rsid w:val="00166722"/>
    <w:rsid w:val="001706C8"/>
    <w:rsid w:val="001708DE"/>
    <w:rsid w:val="00171434"/>
    <w:rsid w:val="001714B9"/>
    <w:rsid w:val="001716A1"/>
    <w:rsid w:val="00171DA4"/>
    <w:rsid w:val="00172DD3"/>
    <w:rsid w:val="0017570B"/>
    <w:rsid w:val="00176B33"/>
    <w:rsid w:val="00177772"/>
    <w:rsid w:val="0018015C"/>
    <w:rsid w:val="00181043"/>
    <w:rsid w:val="001817E4"/>
    <w:rsid w:val="00181BA8"/>
    <w:rsid w:val="00182DF3"/>
    <w:rsid w:val="00182EEE"/>
    <w:rsid w:val="001844B6"/>
    <w:rsid w:val="00184C80"/>
    <w:rsid w:val="00184D2C"/>
    <w:rsid w:val="00186B28"/>
    <w:rsid w:val="00186F91"/>
    <w:rsid w:val="00187242"/>
    <w:rsid w:val="001873D0"/>
    <w:rsid w:val="001903BC"/>
    <w:rsid w:val="00190FAE"/>
    <w:rsid w:val="001922AC"/>
    <w:rsid w:val="00194589"/>
    <w:rsid w:val="00195CF5"/>
    <w:rsid w:val="001964B3"/>
    <w:rsid w:val="0019691C"/>
    <w:rsid w:val="0019691E"/>
    <w:rsid w:val="00196B28"/>
    <w:rsid w:val="00197042"/>
    <w:rsid w:val="00197457"/>
    <w:rsid w:val="001976DC"/>
    <w:rsid w:val="00197C51"/>
    <w:rsid w:val="001A02DB"/>
    <w:rsid w:val="001A04F0"/>
    <w:rsid w:val="001A0AB5"/>
    <w:rsid w:val="001A19F4"/>
    <w:rsid w:val="001A1C65"/>
    <w:rsid w:val="001A3F7E"/>
    <w:rsid w:val="001A4CB4"/>
    <w:rsid w:val="001A51AB"/>
    <w:rsid w:val="001A6269"/>
    <w:rsid w:val="001A75CB"/>
    <w:rsid w:val="001B042C"/>
    <w:rsid w:val="001B100A"/>
    <w:rsid w:val="001B1BE1"/>
    <w:rsid w:val="001B22E7"/>
    <w:rsid w:val="001B2F7D"/>
    <w:rsid w:val="001B408C"/>
    <w:rsid w:val="001B4F8C"/>
    <w:rsid w:val="001B5844"/>
    <w:rsid w:val="001B5EB5"/>
    <w:rsid w:val="001B606B"/>
    <w:rsid w:val="001B7EB1"/>
    <w:rsid w:val="001C0880"/>
    <w:rsid w:val="001C08D0"/>
    <w:rsid w:val="001C0C8C"/>
    <w:rsid w:val="001C123F"/>
    <w:rsid w:val="001C1B45"/>
    <w:rsid w:val="001C1D00"/>
    <w:rsid w:val="001C1F2F"/>
    <w:rsid w:val="001C2176"/>
    <w:rsid w:val="001C21C9"/>
    <w:rsid w:val="001C2F02"/>
    <w:rsid w:val="001C439B"/>
    <w:rsid w:val="001C6C7E"/>
    <w:rsid w:val="001C6CBE"/>
    <w:rsid w:val="001C72B8"/>
    <w:rsid w:val="001C7F23"/>
    <w:rsid w:val="001D08A2"/>
    <w:rsid w:val="001D0A7C"/>
    <w:rsid w:val="001D0F58"/>
    <w:rsid w:val="001D135C"/>
    <w:rsid w:val="001D2EB1"/>
    <w:rsid w:val="001D3303"/>
    <w:rsid w:val="001D3759"/>
    <w:rsid w:val="001D49D7"/>
    <w:rsid w:val="001D5FA8"/>
    <w:rsid w:val="001D7A55"/>
    <w:rsid w:val="001D7B2A"/>
    <w:rsid w:val="001D7DD0"/>
    <w:rsid w:val="001E05CC"/>
    <w:rsid w:val="001E06FE"/>
    <w:rsid w:val="001E0C32"/>
    <w:rsid w:val="001E0F6D"/>
    <w:rsid w:val="001E1B04"/>
    <w:rsid w:val="001E302B"/>
    <w:rsid w:val="001E31D3"/>
    <w:rsid w:val="001E3367"/>
    <w:rsid w:val="001E363D"/>
    <w:rsid w:val="001E41AD"/>
    <w:rsid w:val="001E4BF8"/>
    <w:rsid w:val="001E5180"/>
    <w:rsid w:val="001E552D"/>
    <w:rsid w:val="001E5734"/>
    <w:rsid w:val="001E5AD9"/>
    <w:rsid w:val="001E688E"/>
    <w:rsid w:val="001E75BD"/>
    <w:rsid w:val="001F119D"/>
    <w:rsid w:val="001F2E14"/>
    <w:rsid w:val="001F41E6"/>
    <w:rsid w:val="001F5139"/>
    <w:rsid w:val="001F550C"/>
    <w:rsid w:val="001F5AD1"/>
    <w:rsid w:val="001F5F3B"/>
    <w:rsid w:val="001F6342"/>
    <w:rsid w:val="001F661C"/>
    <w:rsid w:val="001F738C"/>
    <w:rsid w:val="001F75D4"/>
    <w:rsid w:val="00200138"/>
    <w:rsid w:val="00200E56"/>
    <w:rsid w:val="00201B76"/>
    <w:rsid w:val="00202C41"/>
    <w:rsid w:val="00202EAB"/>
    <w:rsid w:val="00203374"/>
    <w:rsid w:val="002034A9"/>
    <w:rsid w:val="00204FB2"/>
    <w:rsid w:val="002054F4"/>
    <w:rsid w:val="00205F0F"/>
    <w:rsid w:val="002063FE"/>
    <w:rsid w:val="002077BF"/>
    <w:rsid w:val="00207B07"/>
    <w:rsid w:val="0021028C"/>
    <w:rsid w:val="0021048F"/>
    <w:rsid w:val="002106EE"/>
    <w:rsid w:val="00210A7F"/>
    <w:rsid w:val="002113B8"/>
    <w:rsid w:val="00211B2B"/>
    <w:rsid w:val="00212C59"/>
    <w:rsid w:val="002134EE"/>
    <w:rsid w:val="00213C4E"/>
    <w:rsid w:val="00213FA1"/>
    <w:rsid w:val="00215295"/>
    <w:rsid w:val="00215F84"/>
    <w:rsid w:val="00216293"/>
    <w:rsid w:val="002162E9"/>
    <w:rsid w:val="00220060"/>
    <w:rsid w:val="0022034C"/>
    <w:rsid w:val="002206ED"/>
    <w:rsid w:val="002227C7"/>
    <w:rsid w:val="0022375C"/>
    <w:rsid w:val="002237C7"/>
    <w:rsid w:val="00224651"/>
    <w:rsid w:val="002249D5"/>
    <w:rsid w:val="0022665B"/>
    <w:rsid w:val="00227282"/>
    <w:rsid w:val="00227C0E"/>
    <w:rsid w:val="00227F4A"/>
    <w:rsid w:val="0023094C"/>
    <w:rsid w:val="00231A6F"/>
    <w:rsid w:val="0023252F"/>
    <w:rsid w:val="00232BC0"/>
    <w:rsid w:val="00232FA8"/>
    <w:rsid w:val="002332A2"/>
    <w:rsid w:val="002335DD"/>
    <w:rsid w:val="00233A5C"/>
    <w:rsid w:val="00233A83"/>
    <w:rsid w:val="00234AF0"/>
    <w:rsid w:val="00236036"/>
    <w:rsid w:val="002362AB"/>
    <w:rsid w:val="0024065B"/>
    <w:rsid w:val="00240C57"/>
    <w:rsid w:val="00240C89"/>
    <w:rsid w:val="00240E7E"/>
    <w:rsid w:val="00241438"/>
    <w:rsid w:val="00241724"/>
    <w:rsid w:val="002426EE"/>
    <w:rsid w:val="00242C08"/>
    <w:rsid w:val="002432CB"/>
    <w:rsid w:val="00244CD6"/>
    <w:rsid w:val="00245A22"/>
    <w:rsid w:val="00245F1D"/>
    <w:rsid w:val="00246067"/>
    <w:rsid w:val="002463F7"/>
    <w:rsid w:val="00246B1F"/>
    <w:rsid w:val="00246EBC"/>
    <w:rsid w:val="0024745E"/>
    <w:rsid w:val="002475F5"/>
    <w:rsid w:val="00247B01"/>
    <w:rsid w:val="00247DB4"/>
    <w:rsid w:val="002514BE"/>
    <w:rsid w:val="00253F2B"/>
    <w:rsid w:val="00254AD5"/>
    <w:rsid w:val="00254F87"/>
    <w:rsid w:val="002572AE"/>
    <w:rsid w:val="0025779E"/>
    <w:rsid w:val="002577FE"/>
    <w:rsid w:val="002608C6"/>
    <w:rsid w:val="002613F2"/>
    <w:rsid w:val="00261C57"/>
    <w:rsid w:val="0026217D"/>
    <w:rsid w:val="0026228D"/>
    <w:rsid w:val="00262AE8"/>
    <w:rsid w:val="00263119"/>
    <w:rsid w:val="00263212"/>
    <w:rsid w:val="0026401A"/>
    <w:rsid w:val="002658E2"/>
    <w:rsid w:val="002660F1"/>
    <w:rsid w:val="00267A91"/>
    <w:rsid w:val="00270D03"/>
    <w:rsid w:val="00271A5E"/>
    <w:rsid w:val="00271B4A"/>
    <w:rsid w:val="0027234A"/>
    <w:rsid w:val="00273646"/>
    <w:rsid w:val="00273F2A"/>
    <w:rsid w:val="002771CE"/>
    <w:rsid w:val="0028001E"/>
    <w:rsid w:val="00280C24"/>
    <w:rsid w:val="00281D34"/>
    <w:rsid w:val="0028297A"/>
    <w:rsid w:val="002830EF"/>
    <w:rsid w:val="00283F3A"/>
    <w:rsid w:val="00284C9E"/>
    <w:rsid w:val="00286A1C"/>
    <w:rsid w:val="00290556"/>
    <w:rsid w:val="00290F18"/>
    <w:rsid w:val="0029102D"/>
    <w:rsid w:val="0029238C"/>
    <w:rsid w:val="00292E62"/>
    <w:rsid w:val="00293A1A"/>
    <w:rsid w:val="002943CA"/>
    <w:rsid w:val="00294456"/>
    <w:rsid w:val="00294542"/>
    <w:rsid w:val="002967F5"/>
    <w:rsid w:val="00296B1B"/>
    <w:rsid w:val="00297013"/>
    <w:rsid w:val="00297377"/>
    <w:rsid w:val="00297C78"/>
    <w:rsid w:val="002A0088"/>
    <w:rsid w:val="002A0849"/>
    <w:rsid w:val="002A1619"/>
    <w:rsid w:val="002A2076"/>
    <w:rsid w:val="002A2C5A"/>
    <w:rsid w:val="002A2E38"/>
    <w:rsid w:val="002A42C0"/>
    <w:rsid w:val="002A4FD5"/>
    <w:rsid w:val="002A54C6"/>
    <w:rsid w:val="002A6668"/>
    <w:rsid w:val="002A7127"/>
    <w:rsid w:val="002A74FB"/>
    <w:rsid w:val="002B0A22"/>
    <w:rsid w:val="002B10C1"/>
    <w:rsid w:val="002B1809"/>
    <w:rsid w:val="002B2580"/>
    <w:rsid w:val="002B2992"/>
    <w:rsid w:val="002B315D"/>
    <w:rsid w:val="002B33F7"/>
    <w:rsid w:val="002B36BE"/>
    <w:rsid w:val="002B430F"/>
    <w:rsid w:val="002B4985"/>
    <w:rsid w:val="002B4A27"/>
    <w:rsid w:val="002B55A3"/>
    <w:rsid w:val="002B5F7E"/>
    <w:rsid w:val="002B640D"/>
    <w:rsid w:val="002B64C0"/>
    <w:rsid w:val="002B6831"/>
    <w:rsid w:val="002B6E43"/>
    <w:rsid w:val="002B7102"/>
    <w:rsid w:val="002B7330"/>
    <w:rsid w:val="002B7710"/>
    <w:rsid w:val="002B78E1"/>
    <w:rsid w:val="002C019A"/>
    <w:rsid w:val="002C0973"/>
    <w:rsid w:val="002C19D9"/>
    <w:rsid w:val="002C1BC9"/>
    <w:rsid w:val="002C1D76"/>
    <w:rsid w:val="002C3689"/>
    <w:rsid w:val="002C43AC"/>
    <w:rsid w:val="002C440C"/>
    <w:rsid w:val="002C4747"/>
    <w:rsid w:val="002C6BAF"/>
    <w:rsid w:val="002D065C"/>
    <w:rsid w:val="002D0726"/>
    <w:rsid w:val="002D09FA"/>
    <w:rsid w:val="002D0E93"/>
    <w:rsid w:val="002D11EE"/>
    <w:rsid w:val="002D1260"/>
    <w:rsid w:val="002D16CB"/>
    <w:rsid w:val="002D1DEE"/>
    <w:rsid w:val="002D25BF"/>
    <w:rsid w:val="002D28D9"/>
    <w:rsid w:val="002D2A80"/>
    <w:rsid w:val="002D3D74"/>
    <w:rsid w:val="002D49CC"/>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54D"/>
    <w:rsid w:val="002F69F9"/>
    <w:rsid w:val="00300008"/>
    <w:rsid w:val="0030061B"/>
    <w:rsid w:val="00300874"/>
    <w:rsid w:val="00300AAF"/>
    <w:rsid w:val="00300D47"/>
    <w:rsid w:val="00300FAF"/>
    <w:rsid w:val="00302AB1"/>
    <w:rsid w:val="00302AEB"/>
    <w:rsid w:val="00302B52"/>
    <w:rsid w:val="0030322C"/>
    <w:rsid w:val="00303674"/>
    <w:rsid w:val="00304079"/>
    <w:rsid w:val="00304462"/>
    <w:rsid w:val="00304995"/>
    <w:rsid w:val="00304D32"/>
    <w:rsid w:val="0030508F"/>
    <w:rsid w:val="0030573C"/>
    <w:rsid w:val="00305777"/>
    <w:rsid w:val="00306BC4"/>
    <w:rsid w:val="0030712B"/>
    <w:rsid w:val="00307FC2"/>
    <w:rsid w:val="00310554"/>
    <w:rsid w:val="00311172"/>
    <w:rsid w:val="00311ABE"/>
    <w:rsid w:val="00311B47"/>
    <w:rsid w:val="00311E70"/>
    <w:rsid w:val="00312BF1"/>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4AB1"/>
    <w:rsid w:val="003271E2"/>
    <w:rsid w:val="00330082"/>
    <w:rsid w:val="00330EBC"/>
    <w:rsid w:val="003313CB"/>
    <w:rsid w:val="00331E46"/>
    <w:rsid w:val="0033283A"/>
    <w:rsid w:val="00333C17"/>
    <w:rsid w:val="003345D5"/>
    <w:rsid w:val="00334B6F"/>
    <w:rsid w:val="00335731"/>
    <w:rsid w:val="00336055"/>
    <w:rsid w:val="003365FF"/>
    <w:rsid w:val="00336946"/>
    <w:rsid w:val="0033764B"/>
    <w:rsid w:val="00337FF6"/>
    <w:rsid w:val="00340609"/>
    <w:rsid w:val="003430B9"/>
    <w:rsid w:val="00343BB8"/>
    <w:rsid w:val="00343BFB"/>
    <w:rsid w:val="00344297"/>
    <w:rsid w:val="0034509D"/>
    <w:rsid w:val="0034561D"/>
    <w:rsid w:val="00345D0D"/>
    <w:rsid w:val="00346BC4"/>
    <w:rsid w:val="00346EA6"/>
    <w:rsid w:val="00347553"/>
    <w:rsid w:val="00351C72"/>
    <w:rsid w:val="00351FA1"/>
    <w:rsid w:val="00352F16"/>
    <w:rsid w:val="00353A57"/>
    <w:rsid w:val="003549D6"/>
    <w:rsid w:val="003557F8"/>
    <w:rsid w:val="00355B8D"/>
    <w:rsid w:val="00355E63"/>
    <w:rsid w:val="00355E69"/>
    <w:rsid w:val="0035620F"/>
    <w:rsid w:val="003571DE"/>
    <w:rsid w:val="00357A5F"/>
    <w:rsid w:val="003605A1"/>
    <w:rsid w:val="00361AAB"/>
    <w:rsid w:val="00364392"/>
    <w:rsid w:val="00364457"/>
    <w:rsid w:val="00364B10"/>
    <w:rsid w:val="00366648"/>
    <w:rsid w:val="00370202"/>
    <w:rsid w:val="00371267"/>
    <w:rsid w:val="00371A54"/>
    <w:rsid w:val="00371BE3"/>
    <w:rsid w:val="00371D9C"/>
    <w:rsid w:val="00371F74"/>
    <w:rsid w:val="00372F8B"/>
    <w:rsid w:val="003735AB"/>
    <w:rsid w:val="00373917"/>
    <w:rsid w:val="00373B96"/>
    <w:rsid w:val="00373BE7"/>
    <w:rsid w:val="00374A9A"/>
    <w:rsid w:val="00374CDE"/>
    <w:rsid w:val="003755EF"/>
    <w:rsid w:val="00376359"/>
    <w:rsid w:val="003768F1"/>
    <w:rsid w:val="00376BF3"/>
    <w:rsid w:val="00376D0E"/>
    <w:rsid w:val="00380E89"/>
    <w:rsid w:val="00382C2B"/>
    <w:rsid w:val="00383EB3"/>
    <w:rsid w:val="00384627"/>
    <w:rsid w:val="003865FD"/>
    <w:rsid w:val="0038692D"/>
    <w:rsid w:val="0038747D"/>
    <w:rsid w:val="00390A99"/>
    <w:rsid w:val="003911E6"/>
    <w:rsid w:val="00391CE0"/>
    <w:rsid w:val="00392329"/>
    <w:rsid w:val="003932EF"/>
    <w:rsid w:val="0039334E"/>
    <w:rsid w:val="00394915"/>
    <w:rsid w:val="00395523"/>
    <w:rsid w:val="0039576C"/>
    <w:rsid w:val="0039579E"/>
    <w:rsid w:val="003967A4"/>
    <w:rsid w:val="003976F5"/>
    <w:rsid w:val="00397C0C"/>
    <w:rsid w:val="00397C38"/>
    <w:rsid w:val="00397D34"/>
    <w:rsid w:val="003A0298"/>
    <w:rsid w:val="003A05B7"/>
    <w:rsid w:val="003A0661"/>
    <w:rsid w:val="003A071C"/>
    <w:rsid w:val="003A17EC"/>
    <w:rsid w:val="003A2C89"/>
    <w:rsid w:val="003A2D22"/>
    <w:rsid w:val="003A5084"/>
    <w:rsid w:val="003A57EF"/>
    <w:rsid w:val="003A66EB"/>
    <w:rsid w:val="003B0F25"/>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1B7"/>
    <w:rsid w:val="003C1F56"/>
    <w:rsid w:val="003C1F76"/>
    <w:rsid w:val="003C2198"/>
    <w:rsid w:val="003C5644"/>
    <w:rsid w:val="003C5F7C"/>
    <w:rsid w:val="003C6B2E"/>
    <w:rsid w:val="003C7B32"/>
    <w:rsid w:val="003D01F7"/>
    <w:rsid w:val="003D2A3A"/>
    <w:rsid w:val="003D47C6"/>
    <w:rsid w:val="003D5841"/>
    <w:rsid w:val="003D666B"/>
    <w:rsid w:val="003D6C46"/>
    <w:rsid w:val="003D76A0"/>
    <w:rsid w:val="003D77E3"/>
    <w:rsid w:val="003E0574"/>
    <w:rsid w:val="003E0ED5"/>
    <w:rsid w:val="003E1404"/>
    <w:rsid w:val="003E16B9"/>
    <w:rsid w:val="003E19A8"/>
    <w:rsid w:val="003E2243"/>
    <w:rsid w:val="003E2574"/>
    <w:rsid w:val="003E2E6F"/>
    <w:rsid w:val="003E33E9"/>
    <w:rsid w:val="003E3A03"/>
    <w:rsid w:val="003E42F4"/>
    <w:rsid w:val="003E4419"/>
    <w:rsid w:val="003E4CB5"/>
    <w:rsid w:val="003E4F8C"/>
    <w:rsid w:val="003E5EA5"/>
    <w:rsid w:val="003E6E11"/>
    <w:rsid w:val="003E7641"/>
    <w:rsid w:val="003E7F62"/>
    <w:rsid w:val="003F2B36"/>
    <w:rsid w:val="003F3065"/>
    <w:rsid w:val="003F3D7B"/>
    <w:rsid w:val="003F413A"/>
    <w:rsid w:val="003F4525"/>
    <w:rsid w:val="003F6887"/>
    <w:rsid w:val="004007C0"/>
    <w:rsid w:val="00400A11"/>
    <w:rsid w:val="00400A35"/>
    <w:rsid w:val="0040137D"/>
    <w:rsid w:val="00401C4D"/>
    <w:rsid w:val="00401F03"/>
    <w:rsid w:val="004024F5"/>
    <w:rsid w:val="00403E26"/>
    <w:rsid w:val="004055E3"/>
    <w:rsid w:val="00405B13"/>
    <w:rsid w:val="00407DDB"/>
    <w:rsid w:val="00411702"/>
    <w:rsid w:val="00411AC1"/>
    <w:rsid w:val="0041343F"/>
    <w:rsid w:val="004135D6"/>
    <w:rsid w:val="00413F31"/>
    <w:rsid w:val="00413F40"/>
    <w:rsid w:val="00414027"/>
    <w:rsid w:val="00414354"/>
    <w:rsid w:val="004165B2"/>
    <w:rsid w:val="00417437"/>
    <w:rsid w:val="0042043A"/>
    <w:rsid w:val="004213C6"/>
    <w:rsid w:val="004222EB"/>
    <w:rsid w:val="00423955"/>
    <w:rsid w:val="004255C5"/>
    <w:rsid w:val="00425954"/>
    <w:rsid w:val="00425D6F"/>
    <w:rsid w:val="00427263"/>
    <w:rsid w:val="0042778F"/>
    <w:rsid w:val="00427BC9"/>
    <w:rsid w:val="00427E3C"/>
    <w:rsid w:val="0043021B"/>
    <w:rsid w:val="004305A7"/>
    <w:rsid w:val="00430B44"/>
    <w:rsid w:val="00431F65"/>
    <w:rsid w:val="00432EBC"/>
    <w:rsid w:val="00432F27"/>
    <w:rsid w:val="00432F78"/>
    <w:rsid w:val="00433A8A"/>
    <w:rsid w:val="004345D5"/>
    <w:rsid w:val="00434E29"/>
    <w:rsid w:val="0043764C"/>
    <w:rsid w:val="0044159E"/>
    <w:rsid w:val="00442D07"/>
    <w:rsid w:val="00442D73"/>
    <w:rsid w:val="004431CB"/>
    <w:rsid w:val="00445767"/>
    <w:rsid w:val="00445E69"/>
    <w:rsid w:val="00447005"/>
    <w:rsid w:val="00447457"/>
    <w:rsid w:val="004476FD"/>
    <w:rsid w:val="004478F9"/>
    <w:rsid w:val="004502B0"/>
    <w:rsid w:val="0045102E"/>
    <w:rsid w:val="004511B5"/>
    <w:rsid w:val="004511FD"/>
    <w:rsid w:val="004515D2"/>
    <w:rsid w:val="00451B91"/>
    <w:rsid w:val="00451E09"/>
    <w:rsid w:val="00451F94"/>
    <w:rsid w:val="00453471"/>
    <w:rsid w:val="0045548D"/>
    <w:rsid w:val="00455535"/>
    <w:rsid w:val="0045576A"/>
    <w:rsid w:val="0045595A"/>
    <w:rsid w:val="00455B74"/>
    <w:rsid w:val="00455D71"/>
    <w:rsid w:val="0045632D"/>
    <w:rsid w:val="0045684C"/>
    <w:rsid w:val="0046016B"/>
    <w:rsid w:val="004605FC"/>
    <w:rsid w:val="00460979"/>
    <w:rsid w:val="00460DA4"/>
    <w:rsid w:val="00463173"/>
    <w:rsid w:val="004634F4"/>
    <w:rsid w:val="004647DF"/>
    <w:rsid w:val="00467058"/>
    <w:rsid w:val="00467B31"/>
    <w:rsid w:val="00471353"/>
    <w:rsid w:val="004715BF"/>
    <w:rsid w:val="00473A34"/>
    <w:rsid w:val="00473CBA"/>
    <w:rsid w:val="00474042"/>
    <w:rsid w:val="00474DB6"/>
    <w:rsid w:val="00475148"/>
    <w:rsid w:val="004754DC"/>
    <w:rsid w:val="004758E4"/>
    <w:rsid w:val="00475A01"/>
    <w:rsid w:val="00475D11"/>
    <w:rsid w:val="004763EB"/>
    <w:rsid w:val="00477C5C"/>
    <w:rsid w:val="00480748"/>
    <w:rsid w:val="00480AE6"/>
    <w:rsid w:val="0048123E"/>
    <w:rsid w:val="00481EB6"/>
    <w:rsid w:val="00482B42"/>
    <w:rsid w:val="0048322B"/>
    <w:rsid w:val="00484E77"/>
    <w:rsid w:val="00484FA9"/>
    <w:rsid w:val="004854B0"/>
    <w:rsid w:val="004856F7"/>
    <w:rsid w:val="00486A73"/>
    <w:rsid w:val="00486B16"/>
    <w:rsid w:val="00487457"/>
    <w:rsid w:val="004875D8"/>
    <w:rsid w:val="00490140"/>
    <w:rsid w:val="004901D8"/>
    <w:rsid w:val="00490E30"/>
    <w:rsid w:val="00490F02"/>
    <w:rsid w:val="00491BBF"/>
    <w:rsid w:val="004936E5"/>
    <w:rsid w:val="00495FE4"/>
    <w:rsid w:val="00496CA5"/>
    <w:rsid w:val="004973C2"/>
    <w:rsid w:val="004A02B5"/>
    <w:rsid w:val="004A067C"/>
    <w:rsid w:val="004A162A"/>
    <w:rsid w:val="004A178F"/>
    <w:rsid w:val="004A2033"/>
    <w:rsid w:val="004A2A3B"/>
    <w:rsid w:val="004A4E0A"/>
    <w:rsid w:val="004A4E59"/>
    <w:rsid w:val="004A4FA5"/>
    <w:rsid w:val="004A508A"/>
    <w:rsid w:val="004A56F8"/>
    <w:rsid w:val="004A586D"/>
    <w:rsid w:val="004A6AEF"/>
    <w:rsid w:val="004A7F35"/>
    <w:rsid w:val="004B1ACD"/>
    <w:rsid w:val="004B1B53"/>
    <w:rsid w:val="004B1D04"/>
    <w:rsid w:val="004B2DC5"/>
    <w:rsid w:val="004B2E2D"/>
    <w:rsid w:val="004B2FBF"/>
    <w:rsid w:val="004B35EE"/>
    <w:rsid w:val="004B45EA"/>
    <w:rsid w:val="004B47DF"/>
    <w:rsid w:val="004B4B78"/>
    <w:rsid w:val="004B548F"/>
    <w:rsid w:val="004B7373"/>
    <w:rsid w:val="004B74D1"/>
    <w:rsid w:val="004B7A38"/>
    <w:rsid w:val="004C0AE9"/>
    <w:rsid w:val="004C0E3F"/>
    <w:rsid w:val="004C3745"/>
    <w:rsid w:val="004C3841"/>
    <w:rsid w:val="004C3C56"/>
    <w:rsid w:val="004C3C6E"/>
    <w:rsid w:val="004C3C72"/>
    <w:rsid w:val="004C3F11"/>
    <w:rsid w:val="004C44BA"/>
    <w:rsid w:val="004C6023"/>
    <w:rsid w:val="004C60CE"/>
    <w:rsid w:val="004C6434"/>
    <w:rsid w:val="004C6F46"/>
    <w:rsid w:val="004C7A53"/>
    <w:rsid w:val="004D0224"/>
    <w:rsid w:val="004D027E"/>
    <w:rsid w:val="004D0A66"/>
    <w:rsid w:val="004D0AC1"/>
    <w:rsid w:val="004D1BEB"/>
    <w:rsid w:val="004D2253"/>
    <w:rsid w:val="004D2DE9"/>
    <w:rsid w:val="004D4404"/>
    <w:rsid w:val="004D49C6"/>
    <w:rsid w:val="004D539E"/>
    <w:rsid w:val="004D6974"/>
    <w:rsid w:val="004D6C93"/>
    <w:rsid w:val="004D70F6"/>
    <w:rsid w:val="004D794F"/>
    <w:rsid w:val="004D7DC9"/>
    <w:rsid w:val="004E0AC9"/>
    <w:rsid w:val="004E22CC"/>
    <w:rsid w:val="004E275B"/>
    <w:rsid w:val="004E46C9"/>
    <w:rsid w:val="004E50DB"/>
    <w:rsid w:val="004E6203"/>
    <w:rsid w:val="004E6526"/>
    <w:rsid w:val="004E69D5"/>
    <w:rsid w:val="004E723F"/>
    <w:rsid w:val="004E75B4"/>
    <w:rsid w:val="004F014F"/>
    <w:rsid w:val="004F01F1"/>
    <w:rsid w:val="004F168E"/>
    <w:rsid w:val="004F39A7"/>
    <w:rsid w:val="004F3E4B"/>
    <w:rsid w:val="004F4164"/>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4123"/>
    <w:rsid w:val="00525248"/>
    <w:rsid w:val="005254FA"/>
    <w:rsid w:val="005255CD"/>
    <w:rsid w:val="00526A5F"/>
    <w:rsid w:val="00526CFD"/>
    <w:rsid w:val="00527A53"/>
    <w:rsid w:val="00530336"/>
    <w:rsid w:val="00530726"/>
    <w:rsid w:val="005308D9"/>
    <w:rsid w:val="0053131F"/>
    <w:rsid w:val="00531550"/>
    <w:rsid w:val="00531FA4"/>
    <w:rsid w:val="005329B9"/>
    <w:rsid w:val="00533F76"/>
    <w:rsid w:val="00533F87"/>
    <w:rsid w:val="00534326"/>
    <w:rsid w:val="00534720"/>
    <w:rsid w:val="00536655"/>
    <w:rsid w:val="0053717F"/>
    <w:rsid w:val="005403BB"/>
    <w:rsid w:val="00540D1C"/>
    <w:rsid w:val="00541C9C"/>
    <w:rsid w:val="005421D5"/>
    <w:rsid w:val="00544131"/>
    <w:rsid w:val="005446CF"/>
    <w:rsid w:val="005466EA"/>
    <w:rsid w:val="00550400"/>
    <w:rsid w:val="005506F7"/>
    <w:rsid w:val="00550BA5"/>
    <w:rsid w:val="00550EFF"/>
    <w:rsid w:val="005520CF"/>
    <w:rsid w:val="0055232D"/>
    <w:rsid w:val="00552782"/>
    <w:rsid w:val="00552A47"/>
    <w:rsid w:val="0055346C"/>
    <w:rsid w:val="00553480"/>
    <w:rsid w:val="00553AF1"/>
    <w:rsid w:val="005558F0"/>
    <w:rsid w:val="00556761"/>
    <w:rsid w:val="00556D48"/>
    <w:rsid w:val="00557051"/>
    <w:rsid w:val="0055753D"/>
    <w:rsid w:val="00557AB7"/>
    <w:rsid w:val="00560A33"/>
    <w:rsid w:val="005613ED"/>
    <w:rsid w:val="0056185C"/>
    <w:rsid w:val="00562252"/>
    <w:rsid w:val="005650E6"/>
    <w:rsid w:val="005657D3"/>
    <w:rsid w:val="00565924"/>
    <w:rsid w:val="00565DAE"/>
    <w:rsid w:val="005662AB"/>
    <w:rsid w:val="0056659B"/>
    <w:rsid w:val="005666F4"/>
    <w:rsid w:val="0056716B"/>
    <w:rsid w:val="00567228"/>
    <w:rsid w:val="005700FD"/>
    <w:rsid w:val="00570D67"/>
    <w:rsid w:val="00571546"/>
    <w:rsid w:val="0057214B"/>
    <w:rsid w:val="00572CB0"/>
    <w:rsid w:val="00573E93"/>
    <w:rsid w:val="005742C1"/>
    <w:rsid w:val="00575229"/>
    <w:rsid w:val="00575989"/>
    <w:rsid w:val="00575B40"/>
    <w:rsid w:val="00576CF0"/>
    <w:rsid w:val="00577397"/>
    <w:rsid w:val="005817C9"/>
    <w:rsid w:val="00581A7A"/>
    <w:rsid w:val="00581A9A"/>
    <w:rsid w:val="00581B18"/>
    <w:rsid w:val="0058213B"/>
    <w:rsid w:val="00582242"/>
    <w:rsid w:val="0058237D"/>
    <w:rsid w:val="00582980"/>
    <w:rsid w:val="00585CD2"/>
    <w:rsid w:val="00586682"/>
    <w:rsid w:val="00586726"/>
    <w:rsid w:val="00586C46"/>
    <w:rsid w:val="00587579"/>
    <w:rsid w:val="00587D9B"/>
    <w:rsid w:val="00590024"/>
    <w:rsid w:val="00590114"/>
    <w:rsid w:val="005901B6"/>
    <w:rsid w:val="005903E0"/>
    <w:rsid w:val="0059123D"/>
    <w:rsid w:val="005914D0"/>
    <w:rsid w:val="00592484"/>
    <w:rsid w:val="00592973"/>
    <w:rsid w:val="0059348F"/>
    <w:rsid w:val="005934BA"/>
    <w:rsid w:val="00593D81"/>
    <w:rsid w:val="0059433E"/>
    <w:rsid w:val="00596868"/>
    <w:rsid w:val="00597F2A"/>
    <w:rsid w:val="005A17ED"/>
    <w:rsid w:val="005A2CDD"/>
    <w:rsid w:val="005A3A4E"/>
    <w:rsid w:val="005A520B"/>
    <w:rsid w:val="005A7033"/>
    <w:rsid w:val="005B0006"/>
    <w:rsid w:val="005B04A1"/>
    <w:rsid w:val="005B09E4"/>
    <w:rsid w:val="005B0A11"/>
    <w:rsid w:val="005B0A78"/>
    <w:rsid w:val="005B0BD8"/>
    <w:rsid w:val="005B10CE"/>
    <w:rsid w:val="005B168B"/>
    <w:rsid w:val="005B1919"/>
    <w:rsid w:val="005B2316"/>
    <w:rsid w:val="005B3904"/>
    <w:rsid w:val="005B4A3F"/>
    <w:rsid w:val="005B5908"/>
    <w:rsid w:val="005B7AF3"/>
    <w:rsid w:val="005C07C0"/>
    <w:rsid w:val="005C0BCD"/>
    <w:rsid w:val="005C0CB3"/>
    <w:rsid w:val="005C0CE3"/>
    <w:rsid w:val="005C0E13"/>
    <w:rsid w:val="005C0FA4"/>
    <w:rsid w:val="005C12CA"/>
    <w:rsid w:val="005C214A"/>
    <w:rsid w:val="005C24E3"/>
    <w:rsid w:val="005C2C74"/>
    <w:rsid w:val="005C2D84"/>
    <w:rsid w:val="005C46B0"/>
    <w:rsid w:val="005C5507"/>
    <w:rsid w:val="005C665E"/>
    <w:rsid w:val="005C6975"/>
    <w:rsid w:val="005C6BD6"/>
    <w:rsid w:val="005C6D30"/>
    <w:rsid w:val="005C6E2E"/>
    <w:rsid w:val="005C750A"/>
    <w:rsid w:val="005C75B4"/>
    <w:rsid w:val="005C7B84"/>
    <w:rsid w:val="005C7FB2"/>
    <w:rsid w:val="005D075F"/>
    <w:rsid w:val="005D0ADC"/>
    <w:rsid w:val="005D0D02"/>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0E05"/>
    <w:rsid w:val="005F2DDA"/>
    <w:rsid w:val="005F34FB"/>
    <w:rsid w:val="005F49DA"/>
    <w:rsid w:val="005F4F9F"/>
    <w:rsid w:val="00600FE4"/>
    <w:rsid w:val="006013D1"/>
    <w:rsid w:val="00601AED"/>
    <w:rsid w:val="006032DA"/>
    <w:rsid w:val="00603AC0"/>
    <w:rsid w:val="00603C27"/>
    <w:rsid w:val="006044DA"/>
    <w:rsid w:val="00604E3E"/>
    <w:rsid w:val="00604E44"/>
    <w:rsid w:val="0060596E"/>
    <w:rsid w:val="006063C0"/>
    <w:rsid w:val="006072B8"/>
    <w:rsid w:val="00607F88"/>
    <w:rsid w:val="00610E64"/>
    <w:rsid w:val="006114BC"/>
    <w:rsid w:val="006114E0"/>
    <w:rsid w:val="00612935"/>
    <w:rsid w:val="00613165"/>
    <w:rsid w:val="00615099"/>
    <w:rsid w:val="00615163"/>
    <w:rsid w:val="0061516C"/>
    <w:rsid w:val="00615798"/>
    <w:rsid w:val="00616AC4"/>
    <w:rsid w:val="00616FB0"/>
    <w:rsid w:val="006202B3"/>
    <w:rsid w:val="00620B3B"/>
    <w:rsid w:val="00621668"/>
    <w:rsid w:val="006217DF"/>
    <w:rsid w:val="00621DEC"/>
    <w:rsid w:val="006223BB"/>
    <w:rsid w:val="006233BF"/>
    <w:rsid w:val="00623A1E"/>
    <w:rsid w:val="00623ADD"/>
    <w:rsid w:val="00624358"/>
    <w:rsid w:val="00625325"/>
    <w:rsid w:val="006264BA"/>
    <w:rsid w:val="006270C7"/>
    <w:rsid w:val="00627839"/>
    <w:rsid w:val="00627A8A"/>
    <w:rsid w:val="00630E1E"/>
    <w:rsid w:val="006316CD"/>
    <w:rsid w:val="006331EF"/>
    <w:rsid w:val="006348FC"/>
    <w:rsid w:val="006352DB"/>
    <w:rsid w:val="00635DCE"/>
    <w:rsid w:val="0063656B"/>
    <w:rsid w:val="00637429"/>
    <w:rsid w:val="00637DE2"/>
    <w:rsid w:val="006439D9"/>
    <w:rsid w:val="00643C5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4B1B"/>
    <w:rsid w:val="00655401"/>
    <w:rsid w:val="0065617D"/>
    <w:rsid w:val="006562C6"/>
    <w:rsid w:val="006569D1"/>
    <w:rsid w:val="00656A51"/>
    <w:rsid w:val="00656D95"/>
    <w:rsid w:val="006570B7"/>
    <w:rsid w:val="00657368"/>
    <w:rsid w:val="0065753C"/>
    <w:rsid w:val="00657A52"/>
    <w:rsid w:val="0066011B"/>
    <w:rsid w:val="00660953"/>
    <w:rsid w:val="00660CAC"/>
    <w:rsid w:val="00661890"/>
    <w:rsid w:val="00661B7C"/>
    <w:rsid w:val="00662A03"/>
    <w:rsid w:val="00662BAA"/>
    <w:rsid w:val="00663445"/>
    <w:rsid w:val="00665C7D"/>
    <w:rsid w:val="00670978"/>
    <w:rsid w:val="00671E20"/>
    <w:rsid w:val="00672A6B"/>
    <w:rsid w:val="00674B94"/>
    <w:rsid w:val="00674DD0"/>
    <w:rsid w:val="00677267"/>
    <w:rsid w:val="0067788C"/>
    <w:rsid w:val="006813E4"/>
    <w:rsid w:val="00681742"/>
    <w:rsid w:val="00681771"/>
    <w:rsid w:val="00681958"/>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5244"/>
    <w:rsid w:val="006953B4"/>
    <w:rsid w:val="00696777"/>
    <w:rsid w:val="006A002C"/>
    <w:rsid w:val="006A0C9B"/>
    <w:rsid w:val="006A0E48"/>
    <w:rsid w:val="006A1ED8"/>
    <w:rsid w:val="006A252B"/>
    <w:rsid w:val="006A2D46"/>
    <w:rsid w:val="006A2D6E"/>
    <w:rsid w:val="006A3C86"/>
    <w:rsid w:val="006A45BE"/>
    <w:rsid w:val="006A5AE3"/>
    <w:rsid w:val="006B02DE"/>
    <w:rsid w:val="006B088D"/>
    <w:rsid w:val="006B1BB0"/>
    <w:rsid w:val="006B219C"/>
    <w:rsid w:val="006B30B8"/>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630F"/>
    <w:rsid w:val="006C7651"/>
    <w:rsid w:val="006D0152"/>
    <w:rsid w:val="006D0601"/>
    <w:rsid w:val="006D19BC"/>
    <w:rsid w:val="006D26DA"/>
    <w:rsid w:val="006D28D7"/>
    <w:rsid w:val="006D29B3"/>
    <w:rsid w:val="006D2A6D"/>
    <w:rsid w:val="006D2C52"/>
    <w:rsid w:val="006D2FA7"/>
    <w:rsid w:val="006D3047"/>
    <w:rsid w:val="006D4368"/>
    <w:rsid w:val="006D4ED3"/>
    <w:rsid w:val="006D5092"/>
    <w:rsid w:val="006D52E9"/>
    <w:rsid w:val="006D56DB"/>
    <w:rsid w:val="006D71DC"/>
    <w:rsid w:val="006D7F09"/>
    <w:rsid w:val="006E042D"/>
    <w:rsid w:val="006E0BB1"/>
    <w:rsid w:val="006E1818"/>
    <w:rsid w:val="006E1AA3"/>
    <w:rsid w:val="006E1AE9"/>
    <w:rsid w:val="006E2285"/>
    <w:rsid w:val="006E2A1E"/>
    <w:rsid w:val="006E40C2"/>
    <w:rsid w:val="006E41DF"/>
    <w:rsid w:val="006E6168"/>
    <w:rsid w:val="006E619A"/>
    <w:rsid w:val="006E7F3C"/>
    <w:rsid w:val="006E7F41"/>
    <w:rsid w:val="006F01BE"/>
    <w:rsid w:val="006F0606"/>
    <w:rsid w:val="006F08D9"/>
    <w:rsid w:val="006F0CD1"/>
    <w:rsid w:val="006F19D1"/>
    <w:rsid w:val="006F3A75"/>
    <w:rsid w:val="006F48E5"/>
    <w:rsid w:val="006F49B0"/>
    <w:rsid w:val="006F4A59"/>
    <w:rsid w:val="006F553E"/>
    <w:rsid w:val="006F5BE2"/>
    <w:rsid w:val="006F76EB"/>
    <w:rsid w:val="007010D7"/>
    <w:rsid w:val="007013A4"/>
    <w:rsid w:val="00702AC0"/>
    <w:rsid w:val="00702D00"/>
    <w:rsid w:val="00703173"/>
    <w:rsid w:val="00703FAA"/>
    <w:rsid w:val="00704A6F"/>
    <w:rsid w:val="0070556A"/>
    <w:rsid w:val="007060E0"/>
    <w:rsid w:val="00707861"/>
    <w:rsid w:val="007105F1"/>
    <w:rsid w:val="00711184"/>
    <w:rsid w:val="0071119A"/>
    <w:rsid w:val="007115E9"/>
    <w:rsid w:val="00711CDC"/>
    <w:rsid w:val="007133B9"/>
    <w:rsid w:val="00713403"/>
    <w:rsid w:val="00714C41"/>
    <w:rsid w:val="00714CA8"/>
    <w:rsid w:val="00715B73"/>
    <w:rsid w:val="00716156"/>
    <w:rsid w:val="00716815"/>
    <w:rsid w:val="0072086E"/>
    <w:rsid w:val="007233AE"/>
    <w:rsid w:val="00723704"/>
    <w:rsid w:val="00725A7A"/>
    <w:rsid w:val="007268CA"/>
    <w:rsid w:val="00726F22"/>
    <w:rsid w:val="00727843"/>
    <w:rsid w:val="007304CE"/>
    <w:rsid w:val="0073191F"/>
    <w:rsid w:val="00732967"/>
    <w:rsid w:val="00734EEA"/>
    <w:rsid w:val="00735A6E"/>
    <w:rsid w:val="00735AA8"/>
    <w:rsid w:val="00735F7A"/>
    <w:rsid w:val="00736923"/>
    <w:rsid w:val="00737E45"/>
    <w:rsid w:val="00740C40"/>
    <w:rsid w:val="007412BA"/>
    <w:rsid w:val="00741BF7"/>
    <w:rsid w:val="00741DFB"/>
    <w:rsid w:val="00743790"/>
    <w:rsid w:val="00743C48"/>
    <w:rsid w:val="00743C76"/>
    <w:rsid w:val="00744599"/>
    <w:rsid w:val="007448D7"/>
    <w:rsid w:val="00744ADB"/>
    <w:rsid w:val="00744E37"/>
    <w:rsid w:val="007450C2"/>
    <w:rsid w:val="00745F70"/>
    <w:rsid w:val="007465B6"/>
    <w:rsid w:val="00750734"/>
    <w:rsid w:val="00751BE1"/>
    <w:rsid w:val="0075229D"/>
    <w:rsid w:val="00752665"/>
    <w:rsid w:val="00752A84"/>
    <w:rsid w:val="00752E6C"/>
    <w:rsid w:val="00753391"/>
    <w:rsid w:val="00754937"/>
    <w:rsid w:val="00756B84"/>
    <w:rsid w:val="007609EA"/>
    <w:rsid w:val="00761AF2"/>
    <w:rsid w:val="0076254D"/>
    <w:rsid w:val="007628D9"/>
    <w:rsid w:val="00762AF8"/>
    <w:rsid w:val="00764AF4"/>
    <w:rsid w:val="00764C11"/>
    <w:rsid w:val="007656FE"/>
    <w:rsid w:val="00765C55"/>
    <w:rsid w:val="007665E1"/>
    <w:rsid w:val="007667F3"/>
    <w:rsid w:val="007669AA"/>
    <w:rsid w:val="00766D89"/>
    <w:rsid w:val="0077069C"/>
    <w:rsid w:val="00770C17"/>
    <w:rsid w:val="00770F87"/>
    <w:rsid w:val="0077263D"/>
    <w:rsid w:val="0077302A"/>
    <w:rsid w:val="00773B01"/>
    <w:rsid w:val="00773D89"/>
    <w:rsid w:val="007745C9"/>
    <w:rsid w:val="00774648"/>
    <w:rsid w:val="00774E4F"/>
    <w:rsid w:val="007750B8"/>
    <w:rsid w:val="00776C72"/>
    <w:rsid w:val="00777127"/>
    <w:rsid w:val="00781C57"/>
    <w:rsid w:val="00782686"/>
    <w:rsid w:val="00782EB9"/>
    <w:rsid w:val="00783002"/>
    <w:rsid w:val="00783A06"/>
    <w:rsid w:val="007842F1"/>
    <w:rsid w:val="00784398"/>
    <w:rsid w:val="007844F9"/>
    <w:rsid w:val="0078543A"/>
    <w:rsid w:val="007855F8"/>
    <w:rsid w:val="00787A0F"/>
    <w:rsid w:val="00791CD2"/>
    <w:rsid w:val="007924DF"/>
    <w:rsid w:val="007932A8"/>
    <w:rsid w:val="00793594"/>
    <w:rsid w:val="00793610"/>
    <w:rsid w:val="0079405A"/>
    <w:rsid w:val="00794A1F"/>
    <w:rsid w:val="00794D99"/>
    <w:rsid w:val="00794F0E"/>
    <w:rsid w:val="00795144"/>
    <w:rsid w:val="007966DA"/>
    <w:rsid w:val="00796F16"/>
    <w:rsid w:val="00797730"/>
    <w:rsid w:val="00797E4E"/>
    <w:rsid w:val="007A07D9"/>
    <w:rsid w:val="007A116B"/>
    <w:rsid w:val="007A1849"/>
    <w:rsid w:val="007A23D7"/>
    <w:rsid w:val="007A2786"/>
    <w:rsid w:val="007A405B"/>
    <w:rsid w:val="007A478D"/>
    <w:rsid w:val="007A4980"/>
    <w:rsid w:val="007A4C10"/>
    <w:rsid w:val="007A4C6B"/>
    <w:rsid w:val="007A624F"/>
    <w:rsid w:val="007A6B37"/>
    <w:rsid w:val="007A6F49"/>
    <w:rsid w:val="007A73E4"/>
    <w:rsid w:val="007B0E85"/>
    <w:rsid w:val="007B1623"/>
    <w:rsid w:val="007B1F97"/>
    <w:rsid w:val="007B307E"/>
    <w:rsid w:val="007B3AA3"/>
    <w:rsid w:val="007B4EEF"/>
    <w:rsid w:val="007B6164"/>
    <w:rsid w:val="007B720E"/>
    <w:rsid w:val="007B7523"/>
    <w:rsid w:val="007B7768"/>
    <w:rsid w:val="007B7D12"/>
    <w:rsid w:val="007C1162"/>
    <w:rsid w:val="007C1C44"/>
    <w:rsid w:val="007C2309"/>
    <w:rsid w:val="007C315E"/>
    <w:rsid w:val="007C39F2"/>
    <w:rsid w:val="007C5974"/>
    <w:rsid w:val="007C6A9B"/>
    <w:rsid w:val="007C6AEE"/>
    <w:rsid w:val="007D02A5"/>
    <w:rsid w:val="007D0C29"/>
    <w:rsid w:val="007D1B91"/>
    <w:rsid w:val="007D270F"/>
    <w:rsid w:val="007D2F14"/>
    <w:rsid w:val="007D337D"/>
    <w:rsid w:val="007D3755"/>
    <w:rsid w:val="007D49E8"/>
    <w:rsid w:val="007D591E"/>
    <w:rsid w:val="007D5BE9"/>
    <w:rsid w:val="007D6DD4"/>
    <w:rsid w:val="007D7604"/>
    <w:rsid w:val="007D79DC"/>
    <w:rsid w:val="007D7D0C"/>
    <w:rsid w:val="007E05D5"/>
    <w:rsid w:val="007E2D96"/>
    <w:rsid w:val="007E4587"/>
    <w:rsid w:val="007E5625"/>
    <w:rsid w:val="007E574C"/>
    <w:rsid w:val="007E58E8"/>
    <w:rsid w:val="007E60E1"/>
    <w:rsid w:val="007E64A8"/>
    <w:rsid w:val="007E76BD"/>
    <w:rsid w:val="007E7C6F"/>
    <w:rsid w:val="007F09DA"/>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22C2"/>
    <w:rsid w:val="00802BAB"/>
    <w:rsid w:val="00804D42"/>
    <w:rsid w:val="0080638C"/>
    <w:rsid w:val="00807D97"/>
    <w:rsid w:val="00807E3D"/>
    <w:rsid w:val="008107A7"/>
    <w:rsid w:val="00810CC0"/>
    <w:rsid w:val="00812119"/>
    <w:rsid w:val="00812779"/>
    <w:rsid w:val="00813AD6"/>
    <w:rsid w:val="00814568"/>
    <w:rsid w:val="0081471B"/>
    <w:rsid w:val="00814B94"/>
    <w:rsid w:val="008154CC"/>
    <w:rsid w:val="00815F5C"/>
    <w:rsid w:val="0081686E"/>
    <w:rsid w:val="00817387"/>
    <w:rsid w:val="0082184E"/>
    <w:rsid w:val="00821896"/>
    <w:rsid w:val="00821E7C"/>
    <w:rsid w:val="00822B55"/>
    <w:rsid w:val="00823BBD"/>
    <w:rsid w:val="00824273"/>
    <w:rsid w:val="0082473A"/>
    <w:rsid w:val="008250DF"/>
    <w:rsid w:val="00825973"/>
    <w:rsid w:val="00825AD4"/>
    <w:rsid w:val="00825F0E"/>
    <w:rsid w:val="008264A5"/>
    <w:rsid w:val="00826C12"/>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32FC"/>
    <w:rsid w:val="0084444F"/>
    <w:rsid w:val="00844983"/>
    <w:rsid w:val="00845B5F"/>
    <w:rsid w:val="00847DB0"/>
    <w:rsid w:val="008510B7"/>
    <w:rsid w:val="00851ACA"/>
    <w:rsid w:val="00853643"/>
    <w:rsid w:val="00853ECC"/>
    <w:rsid w:val="00854332"/>
    <w:rsid w:val="008552A8"/>
    <w:rsid w:val="008557DE"/>
    <w:rsid w:val="00855EC9"/>
    <w:rsid w:val="008574CE"/>
    <w:rsid w:val="008575CB"/>
    <w:rsid w:val="00857605"/>
    <w:rsid w:val="00857B67"/>
    <w:rsid w:val="00860D1C"/>
    <w:rsid w:val="008613F1"/>
    <w:rsid w:val="00861980"/>
    <w:rsid w:val="00861C20"/>
    <w:rsid w:val="00865C0D"/>
    <w:rsid w:val="00866487"/>
    <w:rsid w:val="00866CBA"/>
    <w:rsid w:val="008702F6"/>
    <w:rsid w:val="00871016"/>
    <w:rsid w:val="0087313B"/>
    <w:rsid w:val="008739DF"/>
    <w:rsid w:val="008739ED"/>
    <w:rsid w:val="00873D5F"/>
    <w:rsid w:val="00874200"/>
    <w:rsid w:val="0087534F"/>
    <w:rsid w:val="008757DE"/>
    <w:rsid w:val="008763C5"/>
    <w:rsid w:val="00876A65"/>
    <w:rsid w:val="008800E5"/>
    <w:rsid w:val="00880B64"/>
    <w:rsid w:val="008812AC"/>
    <w:rsid w:val="008826EA"/>
    <w:rsid w:val="00883BC2"/>
    <w:rsid w:val="00883D89"/>
    <w:rsid w:val="00883E56"/>
    <w:rsid w:val="00884975"/>
    <w:rsid w:val="0088579B"/>
    <w:rsid w:val="0088608B"/>
    <w:rsid w:val="00886A28"/>
    <w:rsid w:val="00886A44"/>
    <w:rsid w:val="00886CB9"/>
    <w:rsid w:val="00886F66"/>
    <w:rsid w:val="00890277"/>
    <w:rsid w:val="0089165D"/>
    <w:rsid w:val="00891850"/>
    <w:rsid w:val="00892612"/>
    <w:rsid w:val="008928EC"/>
    <w:rsid w:val="00894491"/>
    <w:rsid w:val="0089490D"/>
    <w:rsid w:val="00894A87"/>
    <w:rsid w:val="00895E54"/>
    <w:rsid w:val="0089615E"/>
    <w:rsid w:val="00896656"/>
    <w:rsid w:val="00896F7F"/>
    <w:rsid w:val="00896FFC"/>
    <w:rsid w:val="00897A4D"/>
    <w:rsid w:val="008A0080"/>
    <w:rsid w:val="008A01BA"/>
    <w:rsid w:val="008A0AB9"/>
    <w:rsid w:val="008A162E"/>
    <w:rsid w:val="008A21EC"/>
    <w:rsid w:val="008A21FD"/>
    <w:rsid w:val="008A37F3"/>
    <w:rsid w:val="008A3E5B"/>
    <w:rsid w:val="008A7165"/>
    <w:rsid w:val="008A73AA"/>
    <w:rsid w:val="008A75B9"/>
    <w:rsid w:val="008A7606"/>
    <w:rsid w:val="008B1824"/>
    <w:rsid w:val="008B2476"/>
    <w:rsid w:val="008B33A0"/>
    <w:rsid w:val="008B3767"/>
    <w:rsid w:val="008B3F9B"/>
    <w:rsid w:val="008B4B27"/>
    <w:rsid w:val="008B6892"/>
    <w:rsid w:val="008B768A"/>
    <w:rsid w:val="008C179B"/>
    <w:rsid w:val="008C2022"/>
    <w:rsid w:val="008C2257"/>
    <w:rsid w:val="008C240D"/>
    <w:rsid w:val="008C28E3"/>
    <w:rsid w:val="008C4668"/>
    <w:rsid w:val="008C6003"/>
    <w:rsid w:val="008C60B4"/>
    <w:rsid w:val="008D14C2"/>
    <w:rsid w:val="008D1FAC"/>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731A"/>
    <w:rsid w:val="008E79CC"/>
    <w:rsid w:val="008E7D96"/>
    <w:rsid w:val="008F0088"/>
    <w:rsid w:val="008F0B8C"/>
    <w:rsid w:val="008F0E4E"/>
    <w:rsid w:val="008F1E1A"/>
    <w:rsid w:val="008F2386"/>
    <w:rsid w:val="008F25A6"/>
    <w:rsid w:val="008F39CC"/>
    <w:rsid w:val="008F48D4"/>
    <w:rsid w:val="008F510E"/>
    <w:rsid w:val="008F5443"/>
    <w:rsid w:val="008F589E"/>
    <w:rsid w:val="008F668E"/>
    <w:rsid w:val="008F78A4"/>
    <w:rsid w:val="00900CB6"/>
    <w:rsid w:val="00901029"/>
    <w:rsid w:val="0090230B"/>
    <w:rsid w:val="00902770"/>
    <w:rsid w:val="00902F68"/>
    <w:rsid w:val="009030D1"/>
    <w:rsid w:val="00904466"/>
    <w:rsid w:val="00904EEB"/>
    <w:rsid w:val="00905C48"/>
    <w:rsid w:val="009067CA"/>
    <w:rsid w:val="00907011"/>
    <w:rsid w:val="0090718E"/>
    <w:rsid w:val="00907F4D"/>
    <w:rsid w:val="00910657"/>
    <w:rsid w:val="00910CB5"/>
    <w:rsid w:val="00911A38"/>
    <w:rsid w:val="00914984"/>
    <w:rsid w:val="009163A0"/>
    <w:rsid w:val="0091653F"/>
    <w:rsid w:val="009169EF"/>
    <w:rsid w:val="00916B72"/>
    <w:rsid w:val="00916E6E"/>
    <w:rsid w:val="009170BC"/>
    <w:rsid w:val="009200DF"/>
    <w:rsid w:val="009202AC"/>
    <w:rsid w:val="0092160F"/>
    <w:rsid w:val="009226F4"/>
    <w:rsid w:val="009229B8"/>
    <w:rsid w:val="00922EC1"/>
    <w:rsid w:val="00925670"/>
    <w:rsid w:val="00925831"/>
    <w:rsid w:val="00925DC4"/>
    <w:rsid w:val="00926EE4"/>
    <w:rsid w:val="009271D1"/>
    <w:rsid w:val="009274BA"/>
    <w:rsid w:val="00927BA8"/>
    <w:rsid w:val="00927C3B"/>
    <w:rsid w:val="00930610"/>
    <w:rsid w:val="00930A9A"/>
    <w:rsid w:val="00931339"/>
    <w:rsid w:val="009322AB"/>
    <w:rsid w:val="009323B4"/>
    <w:rsid w:val="00932D91"/>
    <w:rsid w:val="00933862"/>
    <w:rsid w:val="00933AB9"/>
    <w:rsid w:val="00934371"/>
    <w:rsid w:val="0093445F"/>
    <w:rsid w:val="009363AC"/>
    <w:rsid w:val="00937A20"/>
    <w:rsid w:val="00937BA8"/>
    <w:rsid w:val="00937F37"/>
    <w:rsid w:val="009403AE"/>
    <w:rsid w:val="00941002"/>
    <w:rsid w:val="009410E2"/>
    <w:rsid w:val="00941921"/>
    <w:rsid w:val="009427E3"/>
    <w:rsid w:val="0094371C"/>
    <w:rsid w:val="009441D5"/>
    <w:rsid w:val="0094494F"/>
    <w:rsid w:val="00945A9B"/>
    <w:rsid w:val="00945B69"/>
    <w:rsid w:val="00945C61"/>
    <w:rsid w:val="00946E37"/>
    <w:rsid w:val="00947930"/>
    <w:rsid w:val="0095384C"/>
    <w:rsid w:val="009541F8"/>
    <w:rsid w:val="00956201"/>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78A0"/>
    <w:rsid w:val="00971A69"/>
    <w:rsid w:val="00971EAB"/>
    <w:rsid w:val="00972356"/>
    <w:rsid w:val="009732D6"/>
    <w:rsid w:val="00973B63"/>
    <w:rsid w:val="0097500A"/>
    <w:rsid w:val="00975684"/>
    <w:rsid w:val="00975B06"/>
    <w:rsid w:val="00975FEF"/>
    <w:rsid w:val="009761E8"/>
    <w:rsid w:val="0097640C"/>
    <w:rsid w:val="00981D37"/>
    <w:rsid w:val="00982983"/>
    <w:rsid w:val="00982B6C"/>
    <w:rsid w:val="0098308D"/>
    <w:rsid w:val="00984827"/>
    <w:rsid w:val="009859F9"/>
    <w:rsid w:val="009909C4"/>
    <w:rsid w:val="009910F6"/>
    <w:rsid w:val="0099165A"/>
    <w:rsid w:val="00991ACA"/>
    <w:rsid w:val="00993684"/>
    <w:rsid w:val="00995033"/>
    <w:rsid w:val="00995E3E"/>
    <w:rsid w:val="009963D5"/>
    <w:rsid w:val="00996BB8"/>
    <w:rsid w:val="00996EB1"/>
    <w:rsid w:val="0099732A"/>
    <w:rsid w:val="009A10F5"/>
    <w:rsid w:val="009A157F"/>
    <w:rsid w:val="009A24B7"/>
    <w:rsid w:val="009A2709"/>
    <w:rsid w:val="009A294F"/>
    <w:rsid w:val="009A2979"/>
    <w:rsid w:val="009A3B40"/>
    <w:rsid w:val="009A6D6D"/>
    <w:rsid w:val="009A6E95"/>
    <w:rsid w:val="009A6F1E"/>
    <w:rsid w:val="009A7534"/>
    <w:rsid w:val="009A7AA3"/>
    <w:rsid w:val="009A7B9A"/>
    <w:rsid w:val="009B0AC8"/>
    <w:rsid w:val="009B0BAA"/>
    <w:rsid w:val="009B1496"/>
    <w:rsid w:val="009B2953"/>
    <w:rsid w:val="009B2AB1"/>
    <w:rsid w:val="009B46F8"/>
    <w:rsid w:val="009B4D3C"/>
    <w:rsid w:val="009B5A5A"/>
    <w:rsid w:val="009B652B"/>
    <w:rsid w:val="009B7001"/>
    <w:rsid w:val="009B73E1"/>
    <w:rsid w:val="009B76F5"/>
    <w:rsid w:val="009C08CA"/>
    <w:rsid w:val="009C0D05"/>
    <w:rsid w:val="009C0F1D"/>
    <w:rsid w:val="009C1C29"/>
    <w:rsid w:val="009C29E1"/>
    <w:rsid w:val="009C3EBB"/>
    <w:rsid w:val="009C4A59"/>
    <w:rsid w:val="009C5D41"/>
    <w:rsid w:val="009C5F88"/>
    <w:rsid w:val="009C5F8F"/>
    <w:rsid w:val="009C604C"/>
    <w:rsid w:val="009C609B"/>
    <w:rsid w:val="009C6401"/>
    <w:rsid w:val="009C7CC4"/>
    <w:rsid w:val="009D00EF"/>
    <w:rsid w:val="009D1564"/>
    <w:rsid w:val="009D1619"/>
    <w:rsid w:val="009D2554"/>
    <w:rsid w:val="009D27CC"/>
    <w:rsid w:val="009D339E"/>
    <w:rsid w:val="009D63DF"/>
    <w:rsid w:val="009D6BD7"/>
    <w:rsid w:val="009D709D"/>
    <w:rsid w:val="009D74D5"/>
    <w:rsid w:val="009E006B"/>
    <w:rsid w:val="009E100B"/>
    <w:rsid w:val="009E1682"/>
    <w:rsid w:val="009E180D"/>
    <w:rsid w:val="009E1CA0"/>
    <w:rsid w:val="009E2308"/>
    <w:rsid w:val="009E26B7"/>
    <w:rsid w:val="009E27F0"/>
    <w:rsid w:val="009E2DA0"/>
    <w:rsid w:val="009E35B3"/>
    <w:rsid w:val="009E3B28"/>
    <w:rsid w:val="009E7208"/>
    <w:rsid w:val="009E7C3B"/>
    <w:rsid w:val="009E7F51"/>
    <w:rsid w:val="009F011E"/>
    <w:rsid w:val="009F2038"/>
    <w:rsid w:val="009F2A0F"/>
    <w:rsid w:val="009F2E73"/>
    <w:rsid w:val="009F37CF"/>
    <w:rsid w:val="009F410F"/>
    <w:rsid w:val="009F48C2"/>
    <w:rsid w:val="009F4A60"/>
    <w:rsid w:val="009F4C05"/>
    <w:rsid w:val="009F6699"/>
    <w:rsid w:val="009F74F0"/>
    <w:rsid w:val="009F75CD"/>
    <w:rsid w:val="00A0003D"/>
    <w:rsid w:val="00A008AF"/>
    <w:rsid w:val="00A017F8"/>
    <w:rsid w:val="00A01B70"/>
    <w:rsid w:val="00A02856"/>
    <w:rsid w:val="00A040FF"/>
    <w:rsid w:val="00A04C2A"/>
    <w:rsid w:val="00A04DF6"/>
    <w:rsid w:val="00A05BB2"/>
    <w:rsid w:val="00A05ED7"/>
    <w:rsid w:val="00A064AF"/>
    <w:rsid w:val="00A06A8C"/>
    <w:rsid w:val="00A077F2"/>
    <w:rsid w:val="00A1043C"/>
    <w:rsid w:val="00A1071C"/>
    <w:rsid w:val="00A10E66"/>
    <w:rsid w:val="00A114C5"/>
    <w:rsid w:val="00A1197E"/>
    <w:rsid w:val="00A11B70"/>
    <w:rsid w:val="00A12D6E"/>
    <w:rsid w:val="00A13471"/>
    <w:rsid w:val="00A136C8"/>
    <w:rsid w:val="00A138E7"/>
    <w:rsid w:val="00A15706"/>
    <w:rsid w:val="00A1623F"/>
    <w:rsid w:val="00A1709C"/>
    <w:rsid w:val="00A173CC"/>
    <w:rsid w:val="00A17540"/>
    <w:rsid w:val="00A17D6A"/>
    <w:rsid w:val="00A2122C"/>
    <w:rsid w:val="00A21DEA"/>
    <w:rsid w:val="00A21DEE"/>
    <w:rsid w:val="00A22EF7"/>
    <w:rsid w:val="00A23A5E"/>
    <w:rsid w:val="00A23AC2"/>
    <w:rsid w:val="00A23C8F"/>
    <w:rsid w:val="00A259F7"/>
    <w:rsid w:val="00A27AB7"/>
    <w:rsid w:val="00A27C2C"/>
    <w:rsid w:val="00A31FC9"/>
    <w:rsid w:val="00A33846"/>
    <w:rsid w:val="00A3386C"/>
    <w:rsid w:val="00A338B3"/>
    <w:rsid w:val="00A3436F"/>
    <w:rsid w:val="00A3509D"/>
    <w:rsid w:val="00A359AA"/>
    <w:rsid w:val="00A359EB"/>
    <w:rsid w:val="00A36B57"/>
    <w:rsid w:val="00A36B5B"/>
    <w:rsid w:val="00A42576"/>
    <w:rsid w:val="00A43261"/>
    <w:rsid w:val="00A43642"/>
    <w:rsid w:val="00A43EA2"/>
    <w:rsid w:val="00A449DE"/>
    <w:rsid w:val="00A452D6"/>
    <w:rsid w:val="00A46F38"/>
    <w:rsid w:val="00A477A6"/>
    <w:rsid w:val="00A47EC3"/>
    <w:rsid w:val="00A47F53"/>
    <w:rsid w:val="00A50521"/>
    <w:rsid w:val="00A51686"/>
    <w:rsid w:val="00A5188B"/>
    <w:rsid w:val="00A5305E"/>
    <w:rsid w:val="00A535C9"/>
    <w:rsid w:val="00A54C3D"/>
    <w:rsid w:val="00A55E4E"/>
    <w:rsid w:val="00A56B93"/>
    <w:rsid w:val="00A57030"/>
    <w:rsid w:val="00A57747"/>
    <w:rsid w:val="00A613A3"/>
    <w:rsid w:val="00A6260C"/>
    <w:rsid w:val="00A626DE"/>
    <w:rsid w:val="00A62FD7"/>
    <w:rsid w:val="00A6308C"/>
    <w:rsid w:val="00A645B7"/>
    <w:rsid w:val="00A645DF"/>
    <w:rsid w:val="00A65415"/>
    <w:rsid w:val="00A65869"/>
    <w:rsid w:val="00A66DE6"/>
    <w:rsid w:val="00A674B1"/>
    <w:rsid w:val="00A67AE5"/>
    <w:rsid w:val="00A67AFA"/>
    <w:rsid w:val="00A7205A"/>
    <w:rsid w:val="00A7241C"/>
    <w:rsid w:val="00A726BC"/>
    <w:rsid w:val="00A72FA2"/>
    <w:rsid w:val="00A7363C"/>
    <w:rsid w:val="00A73662"/>
    <w:rsid w:val="00A73912"/>
    <w:rsid w:val="00A7458D"/>
    <w:rsid w:val="00A74ABC"/>
    <w:rsid w:val="00A75BF7"/>
    <w:rsid w:val="00A77BBC"/>
    <w:rsid w:val="00A8001C"/>
    <w:rsid w:val="00A80EA5"/>
    <w:rsid w:val="00A80F23"/>
    <w:rsid w:val="00A823BB"/>
    <w:rsid w:val="00A83368"/>
    <w:rsid w:val="00A83D1F"/>
    <w:rsid w:val="00A84199"/>
    <w:rsid w:val="00A84556"/>
    <w:rsid w:val="00A8528A"/>
    <w:rsid w:val="00A853DA"/>
    <w:rsid w:val="00A862B9"/>
    <w:rsid w:val="00A876C1"/>
    <w:rsid w:val="00A90098"/>
    <w:rsid w:val="00A913C3"/>
    <w:rsid w:val="00A91C41"/>
    <w:rsid w:val="00A923AD"/>
    <w:rsid w:val="00A923B2"/>
    <w:rsid w:val="00A927F7"/>
    <w:rsid w:val="00A93F4F"/>
    <w:rsid w:val="00A97045"/>
    <w:rsid w:val="00AA0CC8"/>
    <w:rsid w:val="00AA17B6"/>
    <w:rsid w:val="00AA1E48"/>
    <w:rsid w:val="00AA75BA"/>
    <w:rsid w:val="00AB1271"/>
    <w:rsid w:val="00AB153E"/>
    <w:rsid w:val="00AB21D9"/>
    <w:rsid w:val="00AB2FF7"/>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2624"/>
    <w:rsid w:val="00AC2E5C"/>
    <w:rsid w:val="00AC33D2"/>
    <w:rsid w:val="00AC3428"/>
    <w:rsid w:val="00AC3966"/>
    <w:rsid w:val="00AC439A"/>
    <w:rsid w:val="00AC6D13"/>
    <w:rsid w:val="00AD095A"/>
    <w:rsid w:val="00AD11BF"/>
    <w:rsid w:val="00AD245E"/>
    <w:rsid w:val="00AD37BB"/>
    <w:rsid w:val="00AD3D36"/>
    <w:rsid w:val="00AD3F01"/>
    <w:rsid w:val="00AD592E"/>
    <w:rsid w:val="00AD69BC"/>
    <w:rsid w:val="00AE0D01"/>
    <w:rsid w:val="00AE1337"/>
    <w:rsid w:val="00AE1557"/>
    <w:rsid w:val="00AE1AFE"/>
    <w:rsid w:val="00AE1EC9"/>
    <w:rsid w:val="00AE22E6"/>
    <w:rsid w:val="00AE2968"/>
    <w:rsid w:val="00AE2CBF"/>
    <w:rsid w:val="00AE4953"/>
    <w:rsid w:val="00AE4E16"/>
    <w:rsid w:val="00AE6349"/>
    <w:rsid w:val="00AE757C"/>
    <w:rsid w:val="00AF0A3F"/>
    <w:rsid w:val="00AF1A80"/>
    <w:rsid w:val="00AF3532"/>
    <w:rsid w:val="00AF39E1"/>
    <w:rsid w:val="00AF4513"/>
    <w:rsid w:val="00AF5157"/>
    <w:rsid w:val="00AF5444"/>
    <w:rsid w:val="00AF6632"/>
    <w:rsid w:val="00AF6C5F"/>
    <w:rsid w:val="00AF6FC7"/>
    <w:rsid w:val="00AF7103"/>
    <w:rsid w:val="00AF7F22"/>
    <w:rsid w:val="00B00276"/>
    <w:rsid w:val="00B015E4"/>
    <w:rsid w:val="00B01657"/>
    <w:rsid w:val="00B016B4"/>
    <w:rsid w:val="00B019CF"/>
    <w:rsid w:val="00B0200A"/>
    <w:rsid w:val="00B050A9"/>
    <w:rsid w:val="00B05394"/>
    <w:rsid w:val="00B07036"/>
    <w:rsid w:val="00B07EEE"/>
    <w:rsid w:val="00B120BA"/>
    <w:rsid w:val="00B121C8"/>
    <w:rsid w:val="00B12B13"/>
    <w:rsid w:val="00B1384E"/>
    <w:rsid w:val="00B14514"/>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2FB"/>
    <w:rsid w:val="00B24399"/>
    <w:rsid w:val="00B249B8"/>
    <w:rsid w:val="00B24A0F"/>
    <w:rsid w:val="00B24EBC"/>
    <w:rsid w:val="00B25C0D"/>
    <w:rsid w:val="00B2641E"/>
    <w:rsid w:val="00B27E86"/>
    <w:rsid w:val="00B30D1D"/>
    <w:rsid w:val="00B313E3"/>
    <w:rsid w:val="00B31747"/>
    <w:rsid w:val="00B33C25"/>
    <w:rsid w:val="00B344F0"/>
    <w:rsid w:val="00B34A42"/>
    <w:rsid w:val="00B40154"/>
    <w:rsid w:val="00B403D2"/>
    <w:rsid w:val="00B40940"/>
    <w:rsid w:val="00B40D58"/>
    <w:rsid w:val="00B41816"/>
    <w:rsid w:val="00B41961"/>
    <w:rsid w:val="00B419D8"/>
    <w:rsid w:val="00B41B3B"/>
    <w:rsid w:val="00B45230"/>
    <w:rsid w:val="00B45773"/>
    <w:rsid w:val="00B46C30"/>
    <w:rsid w:val="00B47505"/>
    <w:rsid w:val="00B47674"/>
    <w:rsid w:val="00B500BC"/>
    <w:rsid w:val="00B505FD"/>
    <w:rsid w:val="00B50956"/>
    <w:rsid w:val="00B510CC"/>
    <w:rsid w:val="00B51F0C"/>
    <w:rsid w:val="00B53704"/>
    <w:rsid w:val="00B54490"/>
    <w:rsid w:val="00B54643"/>
    <w:rsid w:val="00B54F95"/>
    <w:rsid w:val="00B56213"/>
    <w:rsid w:val="00B562EF"/>
    <w:rsid w:val="00B576DE"/>
    <w:rsid w:val="00B6107A"/>
    <w:rsid w:val="00B610DC"/>
    <w:rsid w:val="00B61F2D"/>
    <w:rsid w:val="00B62343"/>
    <w:rsid w:val="00B623B2"/>
    <w:rsid w:val="00B62FFA"/>
    <w:rsid w:val="00B665E7"/>
    <w:rsid w:val="00B66D5D"/>
    <w:rsid w:val="00B70523"/>
    <w:rsid w:val="00B73172"/>
    <w:rsid w:val="00B73442"/>
    <w:rsid w:val="00B73748"/>
    <w:rsid w:val="00B73B8E"/>
    <w:rsid w:val="00B75504"/>
    <w:rsid w:val="00B75972"/>
    <w:rsid w:val="00B7722C"/>
    <w:rsid w:val="00B80D09"/>
    <w:rsid w:val="00B8174A"/>
    <w:rsid w:val="00B82088"/>
    <w:rsid w:val="00B82430"/>
    <w:rsid w:val="00B82A89"/>
    <w:rsid w:val="00B83ADF"/>
    <w:rsid w:val="00B83EC4"/>
    <w:rsid w:val="00B843F3"/>
    <w:rsid w:val="00B84510"/>
    <w:rsid w:val="00B845BF"/>
    <w:rsid w:val="00B84704"/>
    <w:rsid w:val="00B85C07"/>
    <w:rsid w:val="00B86AE9"/>
    <w:rsid w:val="00B90885"/>
    <w:rsid w:val="00B910AF"/>
    <w:rsid w:val="00B913FD"/>
    <w:rsid w:val="00B927BB"/>
    <w:rsid w:val="00B9293C"/>
    <w:rsid w:val="00B93EF7"/>
    <w:rsid w:val="00B94CDB"/>
    <w:rsid w:val="00B95642"/>
    <w:rsid w:val="00B957EE"/>
    <w:rsid w:val="00B96099"/>
    <w:rsid w:val="00B969FE"/>
    <w:rsid w:val="00B96F3A"/>
    <w:rsid w:val="00B9779B"/>
    <w:rsid w:val="00B97961"/>
    <w:rsid w:val="00B97C47"/>
    <w:rsid w:val="00B97D6B"/>
    <w:rsid w:val="00BA1128"/>
    <w:rsid w:val="00BA129D"/>
    <w:rsid w:val="00BA5211"/>
    <w:rsid w:val="00BA5D35"/>
    <w:rsid w:val="00BA6142"/>
    <w:rsid w:val="00BA69A4"/>
    <w:rsid w:val="00BA6EBC"/>
    <w:rsid w:val="00BA72D9"/>
    <w:rsid w:val="00BA7AD9"/>
    <w:rsid w:val="00BB006C"/>
    <w:rsid w:val="00BB0932"/>
    <w:rsid w:val="00BB1367"/>
    <w:rsid w:val="00BB1398"/>
    <w:rsid w:val="00BB358F"/>
    <w:rsid w:val="00BB3B91"/>
    <w:rsid w:val="00BB4595"/>
    <w:rsid w:val="00BB5206"/>
    <w:rsid w:val="00BB596D"/>
    <w:rsid w:val="00BB5B71"/>
    <w:rsid w:val="00BB5EA7"/>
    <w:rsid w:val="00BC0D44"/>
    <w:rsid w:val="00BC191A"/>
    <w:rsid w:val="00BC1977"/>
    <w:rsid w:val="00BC3778"/>
    <w:rsid w:val="00BC5472"/>
    <w:rsid w:val="00BC5689"/>
    <w:rsid w:val="00BC784A"/>
    <w:rsid w:val="00BC7AE5"/>
    <w:rsid w:val="00BD040C"/>
    <w:rsid w:val="00BD0658"/>
    <w:rsid w:val="00BD0807"/>
    <w:rsid w:val="00BD0DA8"/>
    <w:rsid w:val="00BD20E7"/>
    <w:rsid w:val="00BD3298"/>
    <w:rsid w:val="00BD52F4"/>
    <w:rsid w:val="00BD5B9C"/>
    <w:rsid w:val="00BD7E8A"/>
    <w:rsid w:val="00BE13A9"/>
    <w:rsid w:val="00BE2DC9"/>
    <w:rsid w:val="00BE2FA7"/>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BEE"/>
    <w:rsid w:val="00C0106C"/>
    <w:rsid w:val="00C01B74"/>
    <w:rsid w:val="00C01C2D"/>
    <w:rsid w:val="00C0276C"/>
    <w:rsid w:val="00C0296F"/>
    <w:rsid w:val="00C044B6"/>
    <w:rsid w:val="00C065E1"/>
    <w:rsid w:val="00C06C21"/>
    <w:rsid w:val="00C06E51"/>
    <w:rsid w:val="00C06F59"/>
    <w:rsid w:val="00C111C8"/>
    <w:rsid w:val="00C1131E"/>
    <w:rsid w:val="00C11B62"/>
    <w:rsid w:val="00C123AA"/>
    <w:rsid w:val="00C133B0"/>
    <w:rsid w:val="00C13467"/>
    <w:rsid w:val="00C14268"/>
    <w:rsid w:val="00C143A0"/>
    <w:rsid w:val="00C154F4"/>
    <w:rsid w:val="00C160C3"/>
    <w:rsid w:val="00C16460"/>
    <w:rsid w:val="00C212A9"/>
    <w:rsid w:val="00C21D4F"/>
    <w:rsid w:val="00C238FB"/>
    <w:rsid w:val="00C23A9F"/>
    <w:rsid w:val="00C23ADD"/>
    <w:rsid w:val="00C23CF8"/>
    <w:rsid w:val="00C24788"/>
    <w:rsid w:val="00C24CF9"/>
    <w:rsid w:val="00C256D3"/>
    <w:rsid w:val="00C260BA"/>
    <w:rsid w:val="00C267F5"/>
    <w:rsid w:val="00C26BAA"/>
    <w:rsid w:val="00C277C7"/>
    <w:rsid w:val="00C303C1"/>
    <w:rsid w:val="00C315B0"/>
    <w:rsid w:val="00C32822"/>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981"/>
    <w:rsid w:val="00C46999"/>
    <w:rsid w:val="00C46D66"/>
    <w:rsid w:val="00C47683"/>
    <w:rsid w:val="00C4797D"/>
    <w:rsid w:val="00C47D32"/>
    <w:rsid w:val="00C47DEE"/>
    <w:rsid w:val="00C47F4C"/>
    <w:rsid w:val="00C5287C"/>
    <w:rsid w:val="00C54B17"/>
    <w:rsid w:val="00C54EA0"/>
    <w:rsid w:val="00C555AB"/>
    <w:rsid w:val="00C56DD3"/>
    <w:rsid w:val="00C606BA"/>
    <w:rsid w:val="00C60ED7"/>
    <w:rsid w:val="00C6195F"/>
    <w:rsid w:val="00C623AE"/>
    <w:rsid w:val="00C6320C"/>
    <w:rsid w:val="00C63845"/>
    <w:rsid w:val="00C6427F"/>
    <w:rsid w:val="00C65078"/>
    <w:rsid w:val="00C650B0"/>
    <w:rsid w:val="00C65DF3"/>
    <w:rsid w:val="00C66BC9"/>
    <w:rsid w:val="00C6763A"/>
    <w:rsid w:val="00C70083"/>
    <w:rsid w:val="00C71031"/>
    <w:rsid w:val="00C7159F"/>
    <w:rsid w:val="00C726C8"/>
    <w:rsid w:val="00C72D46"/>
    <w:rsid w:val="00C75339"/>
    <w:rsid w:val="00C75499"/>
    <w:rsid w:val="00C75618"/>
    <w:rsid w:val="00C757CD"/>
    <w:rsid w:val="00C77D21"/>
    <w:rsid w:val="00C81FCB"/>
    <w:rsid w:val="00C82035"/>
    <w:rsid w:val="00C82ED5"/>
    <w:rsid w:val="00C831E9"/>
    <w:rsid w:val="00C836B3"/>
    <w:rsid w:val="00C83ED3"/>
    <w:rsid w:val="00C843A2"/>
    <w:rsid w:val="00C84AD8"/>
    <w:rsid w:val="00C84D06"/>
    <w:rsid w:val="00C8510E"/>
    <w:rsid w:val="00C85B96"/>
    <w:rsid w:val="00C86348"/>
    <w:rsid w:val="00C87637"/>
    <w:rsid w:val="00C90294"/>
    <w:rsid w:val="00C91A50"/>
    <w:rsid w:val="00C92B1C"/>
    <w:rsid w:val="00C92B39"/>
    <w:rsid w:val="00C93044"/>
    <w:rsid w:val="00C94224"/>
    <w:rsid w:val="00C951AE"/>
    <w:rsid w:val="00C96204"/>
    <w:rsid w:val="00C962B9"/>
    <w:rsid w:val="00C96EE1"/>
    <w:rsid w:val="00CA0673"/>
    <w:rsid w:val="00CA0CCE"/>
    <w:rsid w:val="00CA142A"/>
    <w:rsid w:val="00CA2702"/>
    <w:rsid w:val="00CA5DB4"/>
    <w:rsid w:val="00CA7B74"/>
    <w:rsid w:val="00CB037E"/>
    <w:rsid w:val="00CB187C"/>
    <w:rsid w:val="00CB2964"/>
    <w:rsid w:val="00CB2C45"/>
    <w:rsid w:val="00CB2C5B"/>
    <w:rsid w:val="00CB2CA7"/>
    <w:rsid w:val="00CB5F79"/>
    <w:rsid w:val="00CB6725"/>
    <w:rsid w:val="00CB6900"/>
    <w:rsid w:val="00CB6954"/>
    <w:rsid w:val="00CB6D27"/>
    <w:rsid w:val="00CB6DA8"/>
    <w:rsid w:val="00CB7F4B"/>
    <w:rsid w:val="00CC058B"/>
    <w:rsid w:val="00CC0F0E"/>
    <w:rsid w:val="00CC25D5"/>
    <w:rsid w:val="00CC292A"/>
    <w:rsid w:val="00CC3619"/>
    <w:rsid w:val="00CC647E"/>
    <w:rsid w:val="00CC6C00"/>
    <w:rsid w:val="00CC7518"/>
    <w:rsid w:val="00CD0729"/>
    <w:rsid w:val="00CD1AF5"/>
    <w:rsid w:val="00CD2772"/>
    <w:rsid w:val="00CD2E81"/>
    <w:rsid w:val="00CD3099"/>
    <w:rsid w:val="00CD397D"/>
    <w:rsid w:val="00CD58F9"/>
    <w:rsid w:val="00CD59BA"/>
    <w:rsid w:val="00CD61B1"/>
    <w:rsid w:val="00CD643C"/>
    <w:rsid w:val="00CD6C38"/>
    <w:rsid w:val="00CD6FB5"/>
    <w:rsid w:val="00CD7BB5"/>
    <w:rsid w:val="00CD7C94"/>
    <w:rsid w:val="00CE0A78"/>
    <w:rsid w:val="00CE0D28"/>
    <w:rsid w:val="00CE0D4C"/>
    <w:rsid w:val="00CE43B4"/>
    <w:rsid w:val="00CE4421"/>
    <w:rsid w:val="00CE524E"/>
    <w:rsid w:val="00CE5835"/>
    <w:rsid w:val="00CE58FC"/>
    <w:rsid w:val="00CE654C"/>
    <w:rsid w:val="00CE6DEC"/>
    <w:rsid w:val="00CE6FA7"/>
    <w:rsid w:val="00CE7EB7"/>
    <w:rsid w:val="00CE7F89"/>
    <w:rsid w:val="00CF01E6"/>
    <w:rsid w:val="00CF0FF2"/>
    <w:rsid w:val="00CF1F42"/>
    <w:rsid w:val="00CF2B11"/>
    <w:rsid w:val="00CF2EEE"/>
    <w:rsid w:val="00CF3283"/>
    <w:rsid w:val="00CF370F"/>
    <w:rsid w:val="00CF37DD"/>
    <w:rsid w:val="00CF3E10"/>
    <w:rsid w:val="00CF4E5E"/>
    <w:rsid w:val="00CF51D6"/>
    <w:rsid w:val="00CF63A8"/>
    <w:rsid w:val="00CF68D9"/>
    <w:rsid w:val="00CF709E"/>
    <w:rsid w:val="00CF7A67"/>
    <w:rsid w:val="00CF7BEB"/>
    <w:rsid w:val="00D01023"/>
    <w:rsid w:val="00D011FE"/>
    <w:rsid w:val="00D02599"/>
    <w:rsid w:val="00D03323"/>
    <w:rsid w:val="00D033F5"/>
    <w:rsid w:val="00D03D66"/>
    <w:rsid w:val="00D03F89"/>
    <w:rsid w:val="00D04DC1"/>
    <w:rsid w:val="00D05A80"/>
    <w:rsid w:val="00D05D68"/>
    <w:rsid w:val="00D061E0"/>
    <w:rsid w:val="00D06A8E"/>
    <w:rsid w:val="00D10926"/>
    <w:rsid w:val="00D10F99"/>
    <w:rsid w:val="00D113B1"/>
    <w:rsid w:val="00D11992"/>
    <w:rsid w:val="00D12DB1"/>
    <w:rsid w:val="00D138D0"/>
    <w:rsid w:val="00D149FF"/>
    <w:rsid w:val="00D14C89"/>
    <w:rsid w:val="00D166AB"/>
    <w:rsid w:val="00D16EA8"/>
    <w:rsid w:val="00D17D08"/>
    <w:rsid w:val="00D219E3"/>
    <w:rsid w:val="00D21FFB"/>
    <w:rsid w:val="00D23843"/>
    <w:rsid w:val="00D23A6A"/>
    <w:rsid w:val="00D245B8"/>
    <w:rsid w:val="00D24C07"/>
    <w:rsid w:val="00D25554"/>
    <w:rsid w:val="00D26797"/>
    <w:rsid w:val="00D31A58"/>
    <w:rsid w:val="00D31C53"/>
    <w:rsid w:val="00D31C90"/>
    <w:rsid w:val="00D31D34"/>
    <w:rsid w:val="00D33B05"/>
    <w:rsid w:val="00D345AE"/>
    <w:rsid w:val="00D35D66"/>
    <w:rsid w:val="00D366D1"/>
    <w:rsid w:val="00D37B03"/>
    <w:rsid w:val="00D41614"/>
    <w:rsid w:val="00D41D4F"/>
    <w:rsid w:val="00D42C7F"/>
    <w:rsid w:val="00D43AA5"/>
    <w:rsid w:val="00D457CA"/>
    <w:rsid w:val="00D47AEF"/>
    <w:rsid w:val="00D536CD"/>
    <w:rsid w:val="00D5389D"/>
    <w:rsid w:val="00D54934"/>
    <w:rsid w:val="00D54963"/>
    <w:rsid w:val="00D55839"/>
    <w:rsid w:val="00D55DD3"/>
    <w:rsid w:val="00D5611C"/>
    <w:rsid w:val="00D56171"/>
    <w:rsid w:val="00D5712D"/>
    <w:rsid w:val="00D5751E"/>
    <w:rsid w:val="00D578BF"/>
    <w:rsid w:val="00D60E0E"/>
    <w:rsid w:val="00D60F8B"/>
    <w:rsid w:val="00D60FC5"/>
    <w:rsid w:val="00D615DF"/>
    <w:rsid w:val="00D61C7C"/>
    <w:rsid w:val="00D64927"/>
    <w:rsid w:val="00D6585F"/>
    <w:rsid w:val="00D6635E"/>
    <w:rsid w:val="00D67744"/>
    <w:rsid w:val="00D70905"/>
    <w:rsid w:val="00D712AE"/>
    <w:rsid w:val="00D71BA0"/>
    <w:rsid w:val="00D72691"/>
    <w:rsid w:val="00D72C54"/>
    <w:rsid w:val="00D73EB6"/>
    <w:rsid w:val="00D744C5"/>
    <w:rsid w:val="00D74903"/>
    <w:rsid w:val="00D75A18"/>
    <w:rsid w:val="00D762E6"/>
    <w:rsid w:val="00D76561"/>
    <w:rsid w:val="00D77705"/>
    <w:rsid w:val="00D77BE1"/>
    <w:rsid w:val="00D804A2"/>
    <w:rsid w:val="00D80C91"/>
    <w:rsid w:val="00D818C3"/>
    <w:rsid w:val="00D847E1"/>
    <w:rsid w:val="00D84A25"/>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004D"/>
    <w:rsid w:val="00DA100E"/>
    <w:rsid w:val="00DA27FC"/>
    <w:rsid w:val="00DA3A82"/>
    <w:rsid w:val="00DA4347"/>
    <w:rsid w:val="00DA5E1E"/>
    <w:rsid w:val="00DA748F"/>
    <w:rsid w:val="00DA75EB"/>
    <w:rsid w:val="00DA7DBD"/>
    <w:rsid w:val="00DB046F"/>
    <w:rsid w:val="00DB185D"/>
    <w:rsid w:val="00DB18E4"/>
    <w:rsid w:val="00DB20BC"/>
    <w:rsid w:val="00DB3690"/>
    <w:rsid w:val="00DB399C"/>
    <w:rsid w:val="00DB3ABA"/>
    <w:rsid w:val="00DB4A84"/>
    <w:rsid w:val="00DB5170"/>
    <w:rsid w:val="00DB66E4"/>
    <w:rsid w:val="00DB67F7"/>
    <w:rsid w:val="00DC04C6"/>
    <w:rsid w:val="00DC18FF"/>
    <w:rsid w:val="00DC5748"/>
    <w:rsid w:val="00DC5C12"/>
    <w:rsid w:val="00DC5F6E"/>
    <w:rsid w:val="00DC617C"/>
    <w:rsid w:val="00DC66C2"/>
    <w:rsid w:val="00DC7106"/>
    <w:rsid w:val="00DD08A6"/>
    <w:rsid w:val="00DD1DFD"/>
    <w:rsid w:val="00DD231E"/>
    <w:rsid w:val="00DD2BE5"/>
    <w:rsid w:val="00DD3D0D"/>
    <w:rsid w:val="00DD41C3"/>
    <w:rsid w:val="00DD54B0"/>
    <w:rsid w:val="00DD64A7"/>
    <w:rsid w:val="00DD720F"/>
    <w:rsid w:val="00DD79AA"/>
    <w:rsid w:val="00DE019F"/>
    <w:rsid w:val="00DE0938"/>
    <w:rsid w:val="00DE21E8"/>
    <w:rsid w:val="00DE4582"/>
    <w:rsid w:val="00DE594C"/>
    <w:rsid w:val="00DE6153"/>
    <w:rsid w:val="00DE623D"/>
    <w:rsid w:val="00DE732F"/>
    <w:rsid w:val="00DF189A"/>
    <w:rsid w:val="00DF2BC6"/>
    <w:rsid w:val="00DF2BFD"/>
    <w:rsid w:val="00DF350E"/>
    <w:rsid w:val="00DF35CA"/>
    <w:rsid w:val="00DF41CF"/>
    <w:rsid w:val="00DF51DE"/>
    <w:rsid w:val="00DF56EA"/>
    <w:rsid w:val="00DF5C73"/>
    <w:rsid w:val="00DF5DE7"/>
    <w:rsid w:val="00DF607F"/>
    <w:rsid w:val="00DF66E1"/>
    <w:rsid w:val="00DF721F"/>
    <w:rsid w:val="00DF79B4"/>
    <w:rsid w:val="00E003E2"/>
    <w:rsid w:val="00E0392E"/>
    <w:rsid w:val="00E0405C"/>
    <w:rsid w:val="00E044F3"/>
    <w:rsid w:val="00E04795"/>
    <w:rsid w:val="00E04BE4"/>
    <w:rsid w:val="00E04D1E"/>
    <w:rsid w:val="00E04E4E"/>
    <w:rsid w:val="00E04E98"/>
    <w:rsid w:val="00E0545C"/>
    <w:rsid w:val="00E062FE"/>
    <w:rsid w:val="00E064A1"/>
    <w:rsid w:val="00E06709"/>
    <w:rsid w:val="00E10666"/>
    <w:rsid w:val="00E108A5"/>
    <w:rsid w:val="00E131BB"/>
    <w:rsid w:val="00E13CC8"/>
    <w:rsid w:val="00E14186"/>
    <w:rsid w:val="00E15268"/>
    <w:rsid w:val="00E1607F"/>
    <w:rsid w:val="00E1621B"/>
    <w:rsid w:val="00E16E44"/>
    <w:rsid w:val="00E16F4E"/>
    <w:rsid w:val="00E17896"/>
    <w:rsid w:val="00E17C46"/>
    <w:rsid w:val="00E20F3D"/>
    <w:rsid w:val="00E214EE"/>
    <w:rsid w:val="00E21748"/>
    <w:rsid w:val="00E21F1D"/>
    <w:rsid w:val="00E2315B"/>
    <w:rsid w:val="00E23879"/>
    <w:rsid w:val="00E2453B"/>
    <w:rsid w:val="00E248F7"/>
    <w:rsid w:val="00E25A0F"/>
    <w:rsid w:val="00E25DA6"/>
    <w:rsid w:val="00E260A4"/>
    <w:rsid w:val="00E265EE"/>
    <w:rsid w:val="00E26ACC"/>
    <w:rsid w:val="00E2727E"/>
    <w:rsid w:val="00E302FA"/>
    <w:rsid w:val="00E305B4"/>
    <w:rsid w:val="00E311EF"/>
    <w:rsid w:val="00E330A8"/>
    <w:rsid w:val="00E330AD"/>
    <w:rsid w:val="00E34023"/>
    <w:rsid w:val="00E35262"/>
    <w:rsid w:val="00E352DD"/>
    <w:rsid w:val="00E3534E"/>
    <w:rsid w:val="00E354AA"/>
    <w:rsid w:val="00E354EB"/>
    <w:rsid w:val="00E35A3C"/>
    <w:rsid w:val="00E35B00"/>
    <w:rsid w:val="00E3638F"/>
    <w:rsid w:val="00E367F9"/>
    <w:rsid w:val="00E409E7"/>
    <w:rsid w:val="00E41464"/>
    <w:rsid w:val="00E418B5"/>
    <w:rsid w:val="00E41A6B"/>
    <w:rsid w:val="00E4245F"/>
    <w:rsid w:val="00E432AC"/>
    <w:rsid w:val="00E43906"/>
    <w:rsid w:val="00E43B03"/>
    <w:rsid w:val="00E43B6F"/>
    <w:rsid w:val="00E44B21"/>
    <w:rsid w:val="00E4556C"/>
    <w:rsid w:val="00E458F2"/>
    <w:rsid w:val="00E50159"/>
    <w:rsid w:val="00E505E0"/>
    <w:rsid w:val="00E50CC0"/>
    <w:rsid w:val="00E5290F"/>
    <w:rsid w:val="00E52D24"/>
    <w:rsid w:val="00E54981"/>
    <w:rsid w:val="00E54AB4"/>
    <w:rsid w:val="00E54C73"/>
    <w:rsid w:val="00E54D3D"/>
    <w:rsid w:val="00E55682"/>
    <w:rsid w:val="00E560C2"/>
    <w:rsid w:val="00E574DC"/>
    <w:rsid w:val="00E57756"/>
    <w:rsid w:val="00E57DDE"/>
    <w:rsid w:val="00E62045"/>
    <w:rsid w:val="00E629CC"/>
    <w:rsid w:val="00E62F25"/>
    <w:rsid w:val="00E63393"/>
    <w:rsid w:val="00E63A09"/>
    <w:rsid w:val="00E63CCE"/>
    <w:rsid w:val="00E641C1"/>
    <w:rsid w:val="00E64531"/>
    <w:rsid w:val="00E64A36"/>
    <w:rsid w:val="00E64B47"/>
    <w:rsid w:val="00E64F3D"/>
    <w:rsid w:val="00E6718B"/>
    <w:rsid w:val="00E67FCC"/>
    <w:rsid w:val="00E70D49"/>
    <w:rsid w:val="00E71F7B"/>
    <w:rsid w:val="00E736EB"/>
    <w:rsid w:val="00E73BCA"/>
    <w:rsid w:val="00E73DC1"/>
    <w:rsid w:val="00E7573C"/>
    <w:rsid w:val="00E7587A"/>
    <w:rsid w:val="00E767A0"/>
    <w:rsid w:val="00E7723F"/>
    <w:rsid w:val="00E8090A"/>
    <w:rsid w:val="00E815E8"/>
    <w:rsid w:val="00E81897"/>
    <w:rsid w:val="00E81F0A"/>
    <w:rsid w:val="00E82253"/>
    <w:rsid w:val="00E824EA"/>
    <w:rsid w:val="00E82F7D"/>
    <w:rsid w:val="00E83AE7"/>
    <w:rsid w:val="00E84761"/>
    <w:rsid w:val="00E85DE2"/>
    <w:rsid w:val="00E8695F"/>
    <w:rsid w:val="00E86D68"/>
    <w:rsid w:val="00E87558"/>
    <w:rsid w:val="00E87FF7"/>
    <w:rsid w:val="00E9058D"/>
    <w:rsid w:val="00E959FC"/>
    <w:rsid w:val="00E95E57"/>
    <w:rsid w:val="00E9637B"/>
    <w:rsid w:val="00E963D9"/>
    <w:rsid w:val="00E96481"/>
    <w:rsid w:val="00E9657D"/>
    <w:rsid w:val="00EA01BC"/>
    <w:rsid w:val="00EA12E4"/>
    <w:rsid w:val="00EA2308"/>
    <w:rsid w:val="00EA2E33"/>
    <w:rsid w:val="00EA37AD"/>
    <w:rsid w:val="00EA41C9"/>
    <w:rsid w:val="00EA445A"/>
    <w:rsid w:val="00EA4BDD"/>
    <w:rsid w:val="00EA5045"/>
    <w:rsid w:val="00EA5924"/>
    <w:rsid w:val="00EA6D25"/>
    <w:rsid w:val="00EA7158"/>
    <w:rsid w:val="00EA745A"/>
    <w:rsid w:val="00EA795A"/>
    <w:rsid w:val="00EA7C30"/>
    <w:rsid w:val="00EB077B"/>
    <w:rsid w:val="00EB14C8"/>
    <w:rsid w:val="00EB2CE0"/>
    <w:rsid w:val="00EB35A4"/>
    <w:rsid w:val="00EB365D"/>
    <w:rsid w:val="00EB43C9"/>
    <w:rsid w:val="00EB5B4C"/>
    <w:rsid w:val="00EB6521"/>
    <w:rsid w:val="00EB681F"/>
    <w:rsid w:val="00EC1F4F"/>
    <w:rsid w:val="00EC31AE"/>
    <w:rsid w:val="00EC328B"/>
    <w:rsid w:val="00EC338F"/>
    <w:rsid w:val="00EC379F"/>
    <w:rsid w:val="00EC3C70"/>
    <w:rsid w:val="00EC3D69"/>
    <w:rsid w:val="00EC4029"/>
    <w:rsid w:val="00EC4862"/>
    <w:rsid w:val="00EC50B4"/>
    <w:rsid w:val="00EC6D58"/>
    <w:rsid w:val="00ED0D62"/>
    <w:rsid w:val="00ED1CF4"/>
    <w:rsid w:val="00ED1D5C"/>
    <w:rsid w:val="00ED2357"/>
    <w:rsid w:val="00ED2D9F"/>
    <w:rsid w:val="00ED33E0"/>
    <w:rsid w:val="00ED3639"/>
    <w:rsid w:val="00ED3C2F"/>
    <w:rsid w:val="00ED3C5A"/>
    <w:rsid w:val="00ED55F8"/>
    <w:rsid w:val="00ED584F"/>
    <w:rsid w:val="00ED68A7"/>
    <w:rsid w:val="00ED6A0A"/>
    <w:rsid w:val="00ED72F0"/>
    <w:rsid w:val="00EE0CB5"/>
    <w:rsid w:val="00EE1D56"/>
    <w:rsid w:val="00EE2439"/>
    <w:rsid w:val="00EE3C66"/>
    <w:rsid w:val="00EE3F59"/>
    <w:rsid w:val="00EE642C"/>
    <w:rsid w:val="00EE68DC"/>
    <w:rsid w:val="00EF00AE"/>
    <w:rsid w:val="00EF07E8"/>
    <w:rsid w:val="00EF0B41"/>
    <w:rsid w:val="00EF12BB"/>
    <w:rsid w:val="00EF18B2"/>
    <w:rsid w:val="00EF2AB6"/>
    <w:rsid w:val="00EF2C5E"/>
    <w:rsid w:val="00EF380E"/>
    <w:rsid w:val="00EF3D51"/>
    <w:rsid w:val="00EF440F"/>
    <w:rsid w:val="00EF4DE7"/>
    <w:rsid w:val="00EF54B3"/>
    <w:rsid w:val="00EF78D5"/>
    <w:rsid w:val="00EF7E45"/>
    <w:rsid w:val="00F00C9D"/>
    <w:rsid w:val="00F01B33"/>
    <w:rsid w:val="00F0206A"/>
    <w:rsid w:val="00F02127"/>
    <w:rsid w:val="00F0400F"/>
    <w:rsid w:val="00F06632"/>
    <w:rsid w:val="00F06B42"/>
    <w:rsid w:val="00F06BC6"/>
    <w:rsid w:val="00F07396"/>
    <w:rsid w:val="00F10787"/>
    <w:rsid w:val="00F10BE3"/>
    <w:rsid w:val="00F11257"/>
    <w:rsid w:val="00F11FBD"/>
    <w:rsid w:val="00F124AF"/>
    <w:rsid w:val="00F12C8F"/>
    <w:rsid w:val="00F12DC2"/>
    <w:rsid w:val="00F15052"/>
    <w:rsid w:val="00F15E96"/>
    <w:rsid w:val="00F16D8C"/>
    <w:rsid w:val="00F173A1"/>
    <w:rsid w:val="00F1792F"/>
    <w:rsid w:val="00F17C60"/>
    <w:rsid w:val="00F20207"/>
    <w:rsid w:val="00F20327"/>
    <w:rsid w:val="00F20541"/>
    <w:rsid w:val="00F20E7F"/>
    <w:rsid w:val="00F2144A"/>
    <w:rsid w:val="00F2431F"/>
    <w:rsid w:val="00F25694"/>
    <w:rsid w:val="00F259C7"/>
    <w:rsid w:val="00F26403"/>
    <w:rsid w:val="00F26C5E"/>
    <w:rsid w:val="00F30551"/>
    <w:rsid w:val="00F32497"/>
    <w:rsid w:val="00F32562"/>
    <w:rsid w:val="00F32715"/>
    <w:rsid w:val="00F32ADD"/>
    <w:rsid w:val="00F3437F"/>
    <w:rsid w:val="00F34699"/>
    <w:rsid w:val="00F348C3"/>
    <w:rsid w:val="00F35E9B"/>
    <w:rsid w:val="00F35F2B"/>
    <w:rsid w:val="00F36381"/>
    <w:rsid w:val="00F3671B"/>
    <w:rsid w:val="00F3706F"/>
    <w:rsid w:val="00F3783E"/>
    <w:rsid w:val="00F37D26"/>
    <w:rsid w:val="00F40970"/>
    <w:rsid w:val="00F40CBE"/>
    <w:rsid w:val="00F42157"/>
    <w:rsid w:val="00F42935"/>
    <w:rsid w:val="00F42B04"/>
    <w:rsid w:val="00F442FC"/>
    <w:rsid w:val="00F44D7B"/>
    <w:rsid w:val="00F44EE5"/>
    <w:rsid w:val="00F454C3"/>
    <w:rsid w:val="00F465D4"/>
    <w:rsid w:val="00F4673B"/>
    <w:rsid w:val="00F472D5"/>
    <w:rsid w:val="00F47AC7"/>
    <w:rsid w:val="00F50488"/>
    <w:rsid w:val="00F504B3"/>
    <w:rsid w:val="00F50EF8"/>
    <w:rsid w:val="00F51607"/>
    <w:rsid w:val="00F51978"/>
    <w:rsid w:val="00F51C10"/>
    <w:rsid w:val="00F5225E"/>
    <w:rsid w:val="00F5429A"/>
    <w:rsid w:val="00F558B4"/>
    <w:rsid w:val="00F5613C"/>
    <w:rsid w:val="00F5652F"/>
    <w:rsid w:val="00F606CB"/>
    <w:rsid w:val="00F61439"/>
    <w:rsid w:val="00F616C8"/>
    <w:rsid w:val="00F6189E"/>
    <w:rsid w:val="00F62FEB"/>
    <w:rsid w:val="00F632BD"/>
    <w:rsid w:val="00F65E6F"/>
    <w:rsid w:val="00F668D7"/>
    <w:rsid w:val="00F70724"/>
    <w:rsid w:val="00F70E42"/>
    <w:rsid w:val="00F71B24"/>
    <w:rsid w:val="00F722BA"/>
    <w:rsid w:val="00F72DEF"/>
    <w:rsid w:val="00F74147"/>
    <w:rsid w:val="00F7427B"/>
    <w:rsid w:val="00F74970"/>
    <w:rsid w:val="00F75131"/>
    <w:rsid w:val="00F75165"/>
    <w:rsid w:val="00F75BFD"/>
    <w:rsid w:val="00F77475"/>
    <w:rsid w:val="00F77548"/>
    <w:rsid w:val="00F8085E"/>
    <w:rsid w:val="00F80D16"/>
    <w:rsid w:val="00F80F7A"/>
    <w:rsid w:val="00F817D6"/>
    <w:rsid w:val="00F81813"/>
    <w:rsid w:val="00F81AD6"/>
    <w:rsid w:val="00F820EE"/>
    <w:rsid w:val="00F82518"/>
    <w:rsid w:val="00F82E3F"/>
    <w:rsid w:val="00F8316F"/>
    <w:rsid w:val="00F84AE3"/>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AD8"/>
    <w:rsid w:val="00F96ED8"/>
    <w:rsid w:val="00F97613"/>
    <w:rsid w:val="00FA0556"/>
    <w:rsid w:val="00FA057E"/>
    <w:rsid w:val="00FA293C"/>
    <w:rsid w:val="00FA40A7"/>
    <w:rsid w:val="00FA4FD1"/>
    <w:rsid w:val="00FA5714"/>
    <w:rsid w:val="00FA5BDD"/>
    <w:rsid w:val="00FA5F2B"/>
    <w:rsid w:val="00FA618C"/>
    <w:rsid w:val="00FA6268"/>
    <w:rsid w:val="00FA6F16"/>
    <w:rsid w:val="00FB0140"/>
    <w:rsid w:val="00FB014A"/>
    <w:rsid w:val="00FB19CD"/>
    <w:rsid w:val="00FB2932"/>
    <w:rsid w:val="00FB2E58"/>
    <w:rsid w:val="00FB331B"/>
    <w:rsid w:val="00FB4724"/>
    <w:rsid w:val="00FB64D3"/>
    <w:rsid w:val="00FB6CE1"/>
    <w:rsid w:val="00FB7287"/>
    <w:rsid w:val="00FB7816"/>
    <w:rsid w:val="00FC0358"/>
    <w:rsid w:val="00FC1899"/>
    <w:rsid w:val="00FC1F46"/>
    <w:rsid w:val="00FC20F2"/>
    <w:rsid w:val="00FC2278"/>
    <w:rsid w:val="00FC24DF"/>
    <w:rsid w:val="00FC2A50"/>
    <w:rsid w:val="00FC2C29"/>
    <w:rsid w:val="00FC32B2"/>
    <w:rsid w:val="00FC3DB5"/>
    <w:rsid w:val="00FC587C"/>
    <w:rsid w:val="00FC60DA"/>
    <w:rsid w:val="00FC7DD5"/>
    <w:rsid w:val="00FD0583"/>
    <w:rsid w:val="00FD3FC4"/>
    <w:rsid w:val="00FD49E2"/>
    <w:rsid w:val="00FD4EF3"/>
    <w:rsid w:val="00FD5515"/>
    <w:rsid w:val="00FD602A"/>
    <w:rsid w:val="00FD63CA"/>
    <w:rsid w:val="00FD679E"/>
    <w:rsid w:val="00FD7365"/>
    <w:rsid w:val="00FD73AD"/>
    <w:rsid w:val="00FE01D4"/>
    <w:rsid w:val="00FE04F3"/>
    <w:rsid w:val="00FE0570"/>
    <w:rsid w:val="00FE05A3"/>
    <w:rsid w:val="00FE08F1"/>
    <w:rsid w:val="00FE0F54"/>
    <w:rsid w:val="00FE120B"/>
    <w:rsid w:val="00FE249A"/>
    <w:rsid w:val="00FE35FA"/>
    <w:rsid w:val="00FE3775"/>
    <w:rsid w:val="00FE4FDF"/>
    <w:rsid w:val="00FF0525"/>
    <w:rsid w:val="00FF1398"/>
    <w:rsid w:val="00FF2395"/>
    <w:rsid w:val="00FF2560"/>
    <w:rsid w:val="00FF398B"/>
    <w:rsid w:val="00FF5107"/>
    <w:rsid w:val="00FF5219"/>
    <w:rsid w:val="00FF56C0"/>
    <w:rsid w:val="00FF6276"/>
    <w:rsid w:val="00FF6807"/>
    <w:rsid w:val="00FF6A7F"/>
    <w:rsid w:val="00FF6F24"/>
    <w:rsid w:val="00FF775E"/>
    <w:rsid w:val="00FF7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15:docId w15:val="{0D82A5C7-A70C-4E31-BCDC-B9E5A5F23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86F66"/>
    <w:pPr>
      <w:widowControl w:val="0"/>
      <w:jc w:val="both"/>
    </w:pPr>
  </w:style>
  <w:style w:type="paragraph" w:styleId="1">
    <w:name w:val="heading 1"/>
    <w:aliases w:val="【CS】見出し 1"/>
    <w:basedOn w:val="a0"/>
    <w:next w:val="a0"/>
    <w:link w:val="10"/>
    <w:autoRedefine/>
    <w:uiPriority w:val="9"/>
    <w:qFormat/>
    <w:rsid w:val="00866CBA"/>
    <w:pPr>
      <w:keepNext/>
      <w:numPr>
        <w:numId w:val="1"/>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1"/>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1"/>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59"/>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866CBA"/>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F96ED8"/>
  </w:style>
  <w:style w:type="paragraph" w:styleId="21">
    <w:name w:val="toc 2"/>
    <w:basedOn w:val="a0"/>
    <w:next w:val="a0"/>
    <w:autoRedefine/>
    <w:uiPriority w:val="39"/>
    <w:unhideWhenUsed/>
    <w:rsid w:val="00E7723F"/>
    <w:pPr>
      <w:tabs>
        <w:tab w:val="left" w:pos="840"/>
        <w:tab w:val="right" w:leader="dot" w:pos="9736"/>
      </w:tabs>
      <w:ind w:leftChars="100" w:left="210"/>
    </w:pPr>
  </w:style>
  <w:style w:type="paragraph" w:styleId="31">
    <w:name w:val="toc 3"/>
    <w:basedOn w:val="a0"/>
    <w:next w:val="a0"/>
    <w:autoRedefine/>
    <w:uiPriority w:val="39"/>
    <w:unhideWhenUsed/>
    <w:rsid w:val="00F96ED8"/>
    <w:pPr>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151"/>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 w:type="paragraph" w:styleId="afb">
    <w:name w:val="Title"/>
    <w:basedOn w:val="a0"/>
    <w:next w:val="a0"/>
    <w:link w:val="afc"/>
    <w:uiPriority w:val="10"/>
    <w:qFormat/>
    <w:rsid w:val="009C4A59"/>
    <w:pPr>
      <w:spacing w:before="240" w:after="120"/>
      <w:jc w:val="center"/>
      <w:outlineLvl w:val="0"/>
    </w:pPr>
    <w:rPr>
      <w:rFonts w:asciiTheme="majorHAnsi" w:eastAsiaTheme="majorEastAsia" w:hAnsiTheme="majorHAnsi" w:cstheme="majorBidi"/>
      <w:sz w:val="32"/>
      <w:szCs w:val="32"/>
    </w:rPr>
  </w:style>
  <w:style w:type="character" w:customStyle="1" w:styleId="afc">
    <w:name w:val="表題 (文字)"/>
    <w:basedOn w:val="a1"/>
    <w:link w:val="afb"/>
    <w:uiPriority w:val="10"/>
    <w:rsid w:val="009C4A59"/>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177080352">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08127416">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898123596">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microsoft.com/office/2018/08/relationships/commentsExtensible" Target="commentsExtensible.xml"/><Relationship Id="rId33"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1.xml"/><Relationship Id="rId23" Type="http://schemas.microsoft.com/office/2011/relationships/commentsExtended" Target="commentsExtended.xml"/><Relationship Id="rId28" Type="http://schemas.openxmlformats.org/officeDocument/2006/relationships/image" Target="media/image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comments" Target="comments.xml"/><Relationship Id="rId27" Type="http://schemas.openxmlformats.org/officeDocument/2006/relationships/footer" Target="footer5.xml"/><Relationship Id="rId30" Type="http://schemas.openxmlformats.org/officeDocument/2006/relationships/image" Target="media/image6.png"/><Relationship Id="rId35" Type="http://schemas.microsoft.com/office/2011/relationships/people" Target="peop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ドキュメント" ma:contentTypeID="0x01010002ECC5740E64E847B54B09632D7DC53A" ma:contentTypeVersion="2" ma:contentTypeDescription="新しいドキュメントを作成します。" ma:contentTypeScope="" ma:versionID="0617be47d4a38f962b4e28c2c9b56d74">
  <xsd:schema xmlns:xsd="http://www.w3.org/2001/XMLSchema" xmlns:xs="http://www.w3.org/2001/XMLSchema" xmlns:p="http://schemas.microsoft.com/office/2006/metadata/properties" xmlns:ns2="94a0b324-fff8-47f8-93c2-91e47de8bffb" targetNamespace="http://schemas.microsoft.com/office/2006/metadata/properties" ma:root="true" ma:fieldsID="46f47a73faa942e2d2a121376fe753e3" ns2:_="">
    <xsd:import namespace="94a0b324-fff8-47f8-93c2-91e47de8bff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a0b324-fff8-47f8-93c2-91e47de8bf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76F2019-3C0C-44DB-AFFD-5F5D69E9743E}">
  <ds:schemaRefs>
    <ds:schemaRef ds:uri="http://schemas.microsoft.com/sharepoint/v3/contenttype/forms"/>
  </ds:schemaRefs>
</ds:datastoreItem>
</file>

<file path=customXml/itemProps2.xml><?xml version="1.0" encoding="utf-8"?>
<ds:datastoreItem xmlns:ds="http://schemas.openxmlformats.org/officeDocument/2006/customXml" ds:itemID="{D2D27320-1538-4F57-A083-C0EAC8D8E4EE}">
  <ds:schemaRefs>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94a0b324-fff8-47f8-93c2-91e47de8bffb"/>
    <ds:schemaRef ds:uri="http://www.w3.org/XML/1998/namespace"/>
  </ds:schemaRefs>
</ds:datastoreItem>
</file>

<file path=customXml/itemProps3.xml><?xml version="1.0" encoding="utf-8"?>
<ds:datastoreItem xmlns:ds="http://schemas.openxmlformats.org/officeDocument/2006/customXml" ds:itemID="{8DC33AB1-67AE-4948-B820-C81DEF303CD3}">
  <ds:schemaRefs>
    <ds:schemaRef ds:uri="http://schemas.openxmlformats.org/officeDocument/2006/bibliography"/>
  </ds:schemaRefs>
</ds:datastoreItem>
</file>

<file path=customXml/itemProps4.xml><?xml version="1.0" encoding="utf-8"?>
<ds:datastoreItem xmlns:ds="http://schemas.openxmlformats.org/officeDocument/2006/customXml" ds:itemID="{0097C4EF-FA9B-438C-B6C6-4F86426C45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a0b324-fff8-47f8-93c2-91e47de8bf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9856</TotalTime>
  <Pages>19</Pages>
  <Words>2047</Words>
  <Characters>11674</Characters>
  <Application>Microsoft Office Word</Application>
  <DocSecurity>0</DocSecurity>
  <Lines>97</Lines>
  <Paragraphs>27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鶴巻 真也</dc:creator>
  <cp:keywords/>
  <dc:description/>
  <cp:lastModifiedBy>松本孝雄 / MATSUMOTO，TAKAO</cp:lastModifiedBy>
  <cp:revision>710</cp:revision>
  <cp:lastPrinted>2020-12-15T02:17:00Z</cp:lastPrinted>
  <dcterms:created xsi:type="dcterms:W3CDTF">2022-04-18T09:36:00Z</dcterms:created>
  <dcterms:modified xsi:type="dcterms:W3CDTF">2023-03-28T10:25:00Z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0x01010002ECC5740E64E847B54B09632D7DC53A</vt:lpwstr>
  </property>
  <property fmtid="{D5CDD505-2E9C-101B-9397-08002B2CF9AE}" pid="3" name="MediaServiceImageTags">
    <vt:lpwstr/>
  </property>
</Properties>
</file>